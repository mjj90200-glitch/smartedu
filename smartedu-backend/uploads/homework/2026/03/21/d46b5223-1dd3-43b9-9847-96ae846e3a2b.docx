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119E" w14:textId="77777777" w:rsidR="000A08A7" w:rsidRDefault="000A08A7">
      <w:pPr>
        <w:rPr>
          <w:rFonts w:ascii="FangSong_GB2312" w:eastAsia="FangSong_GB2312" w:hAnsi="宋体" w:hint="eastAsia"/>
          <w:bCs/>
          <w:sz w:val="32"/>
          <w:szCs w:val="32"/>
        </w:rPr>
      </w:pPr>
    </w:p>
    <w:p w14:paraId="138C9CA3" w14:textId="77777777" w:rsidR="000A08A7" w:rsidRDefault="000A08A7">
      <w:pPr>
        <w:rPr>
          <w:rFonts w:ascii="FangSong_GB2312" w:eastAsia="FangSong_GB2312" w:hAnsi="宋体" w:hint="eastAsia"/>
          <w:bCs/>
          <w:sz w:val="32"/>
          <w:szCs w:val="32"/>
        </w:rPr>
      </w:pPr>
    </w:p>
    <w:p w14:paraId="1461E293" w14:textId="77777777" w:rsidR="000A08A7" w:rsidRDefault="00000000">
      <w:pPr>
        <w:jc w:val="center"/>
        <w:rPr>
          <w:rFonts w:ascii="黑体" w:eastAsia="黑体" w:hAnsi="华文中宋" w:hint="eastAsia"/>
          <w:sz w:val="48"/>
          <w:szCs w:val="48"/>
        </w:rPr>
      </w:pPr>
      <w:r>
        <w:rPr>
          <w:rFonts w:ascii="黑体" w:eastAsia="黑体" w:hAnsi="华文中宋" w:hint="eastAsia"/>
          <w:sz w:val="48"/>
          <w:szCs w:val="48"/>
        </w:rPr>
        <w:t>长春工业大学大学生创新创业训练计划</w:t>
      </w:r>
    </w:p>
    <w:p w14:paraId="0A3DCE37" w14:textId="77777777" w:rsidR="000A08A7" w:rsidRDefault="00000000">
      <w:pPr>
        <w:jc w:val="center"/>
        <w:rPr>
          <w:rFonts w:ascii="黑体" w:eastAsia="黑体" w:hAnsi="华文中宋" w:hint="eastAsia"/>
          <w:sz w:val="48"/>
          <w:szCs w:val="48"/>
        </w:rPr>
      </w:pPr>
      <w:r>
        <w:rPr>
          <w:rFonts w:ascii="黑体" w:eastAsia="黑体" w:hAnsi="华文中宋" w:hint="eastAsia"/>
          <w:sz w:val="48"/>
          <w:szCs w:val="48"/>
        </w:rPr>
        <w:t>项目申请书</w:t>
      </w:r>
    </w:p>
    <w:p w14:paraId="001CB8ED" w14:textId="77777777" w:rsidR="000A08A7" w:rsidRDefault="000A08A7">
      <w:pPr>
        <w:rPr>
          <w:rFonts w:ascii="FangSong_GB2312" w:eastAsia="FangSong_GB2312" w:hAnsi="宋体" w:hint="eastAsia"/>
          <w:bCs/>
          <w:sz w:val="32"/>
          <w:szCs w:val="32"/>
        </w:rPr>
      </w:pPr>
    </w:p>
    <w:p w14:paraId="68EEFE43" w14:textId="77777777" w:rsidR="000A08A7" w:rsidRDefault="000A08A7">
      <w:pPr>
        <w:rPr>
          <w:rFonts w:ascii="FangSong_GB2312" w:eastAsia="FangSong_GB2312" w:hAnsi="宋体" w:hint="eastAsia"/>
          <w:bCs/>
          <w:sz w:val="32"/>
          <w:szCs w:val="32"/>
        </w:rPr>
      </w:pPr>
    </w:p>
    <w:p w14:paraId="339D49F3" w14:textId="77777777" w:rsidR="000A08A7" w:rsidRDefault="000A08A7">
      <w:pPr>
        <w:rPr>
          <w:rFonts w:ascii="FangSong_GB2312" w:eastAsia="FangSong_GB2312" w:hAnsi="宋体" w:hint="eastAsia"/>
          <w:bCs/>
          <w:sz w:val="32"/>
          <w:szCs w:val="32"/>
        </w:rPr>
      </w:pPr>
    </w:p>
    <w:p w14:paraId="342ACFF0" w14:textId="77777777" w:rsidR="000A08A7" w:rsidRDefault="000A08A7">
      <w:pPr>
        <w:rPr>
          <w:rFonts w:ascii="FangSong_GB2312" w:eastAsia="FangSong_GB2312" w:hAnsi="宋体" w:hint="eastAsia"/>
          <w:bCs/>
          <w:sz w:val="32"/>
          <w:szCs w:val="32"/>
        </w:rPr>
      </w:pPr>
    </w:p>
    <w:p w14:paraId="6977E9CD" w14:textId="77777777" w:rsidR="000A08A7" w:rsidRDefault="00000000">
      <w:pPr>
        <w:spacing w:line="480" w:lineRule="auto"/>
        <w:ind w:firstLineChars="700" w:firstLine="1400"/>
        <w:jc w:val="left"/>
        <w:rPr>
          <w:rFonts w:ascii="FangSong_GB2312" w:eastAsia="FangSong_GB2312"/>
          <w:sz w:val="28"/>
          <w:szCs w:val="28"/>
        </w:rPr>
      </w:pPr>
      <w:r>
        <w:rPr>
          <w:rFonts w:ascii="FangSong_GB2312" w:eastAsia="FangSong_GB2312"/>
          <w:noProof/>
          <w:sz w:val="20"/>
        </w:rPr>
        <mc:AlternateContent>
          <mc:Choice Requires="wps">
            <w:drawing>
              <wp:anchor distT="0" distB="0" distL="114300" distR="114300" simplePos="0" relativeHeight="251659264" behindDoc="0" locked="0" layoutInCell="1" allowOverlap="1" wp14:anchorId="2346B3F5" wp14:editId="6A7276B9">
                <wp:simplePos x="0" y="0"/>
                <wp:positionH relativeFrom="column">
                  <wp:posOffset>1943100</wp:posOffset>
                </wp:positionH>
                <wp:positionV relativeFrom="paragraph">
                  <wp:posOffset>297180</wp:posOffset>
                </wp:positionV>
                <wp:extent cx="331470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14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153pt;margin-top:23.4pt;height:0pt;width:261pt;z-index:251659264;mso-width-relative:page;mso-height-relative:page;" filled="f" stroked="t" coordsize="21600,21600" o:gfxdata="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jMIuh&#10;1QAAAAkBAAAPAAAAAAAAAAEAIAAAACIAAABkcnMvZG93bnJldi54bWxQSwECFAAUAAAACACHTuJA&#10;nfNpR+sBAAC0AwAADgAAAAAAAAABACAAAAAkAQAAZHJzL2Uyb0RvYy54bWxQSwUGAAAAAAYABgBZ&#10;AQAAgQUAAAAA&#10;">
                <v:fill on="f" focussize="0,0"/>
                <v:stroke color="#000000" joinstyle="round"/>
                <v:imagedata o:title=""/>
                <o:lock v:ext="edit" aspectratio="f"/>
              </v:line>
            </w:pict>
          </mc:Fallback>
        </mc:AlternateContent>
      </w:r>
      <w:r>
        <w:rPr>
          <w:rFonts w:ascii="FangSong_GB2312" w:eastAsia="FangSong_GB2312" w:hint="eastAsia"/>
          <w:sz w:val="28"/>
        </w:rPr>
        <w:t xml:space="preserve">所 在 单 位 </w:t>
      </w:r>
      <w:r>
        <w:rPr>
          <w:rFonts w:ascii="FangSong_GB2312" w:eastAsia="FangSong_GB2312" w:hAnsi="宋体" w:hint="eastAsia"/>
          <w:b/>
          <w:szCs w:val="21"/>
        </w:rPr>
        <w:t xml:space="preserve">                长春工业大学</w:t>
      </w:r>
    </w:p>
    <w:p w14:paraId="38513F7B" w14:textId="77777777" w:rsidR="000A08A7" w:rsidRDefault="00000000">
      <w:pPr>
        <w:spacing w:line="480" w:lineRule="auto"/>
        <w:ind w:firstLine="539"/>
        <w:jc w:val="left"/>
        <w:rPr>
          <w:rFonts w:ascii="FangSong_GB2312" w:eastAsia="FangSong_GB2312"/>
          <w:szCs w:val="21"/>
        </w:rPr>
      </w:pPr>
      <w:r>
        <w:rPr>
          <w:rFonts w:ascii="FangSong_GB2312" w:eastAsia="FangSong_GB2312"/>
          <w:noProof/>
          <w:sz w:val="20"/>
        </w:rPr>
        <mc:AlternateContent>
          <mc:Choice Requires="wps">
            <w:drawing>
              <wp:anchor distT="0" distB="0" distL="114300" distR="114300" simplePos="0" relativeHeight="251660288" behindDoc="0" locked="0" layoutInCell="1" allowOverlap="1" wp14:anchorId="44418FCE" wp14:editId="2236A5E8">
                <wp:simplePos x="0" y="0"/>
                <wp:positionH relativeFrom="column">
                  <wp:posOffset>1943100</wp:posOffset>
                </wp:positionH>
                <wp:positionV relativeFrom="paragraph">
                  <wp:posOffset>297180</wp:posOffset>
                </wp:positionV>
                <wp:extent cx="3314700" cy="0"/>
                <wp:effectExtent l="0" t="0" r="0" b="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14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53pt;margin-top:23.4pt;height:0pt;width:261pt;z-index:251660288;mso-width-relative:page;mso-height-relative:page;" filled="f" stroked="t" coordsize="21600,21600" o:gfxdata="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ZhE191gAAAAkB&#10;AAAPAAAAAAAAAAEAIAAAACIAAABkcnMvZG93bnJldi54bWxQSwECFAAUAAAACACHTuJAdXiWv+QB&#10;AACqAwAADgAAAAAAAAABACAAAAAlAQAAZHJzL2Uyb0RvYy54bWxQSwUGAAAAAAYABgBZAQAAewUA&#10;AAAA&#10;">
                <v:fill on="f" focussize="0,0"/>
                <v:stroke color="#000000" joinstyle="round"/>
                <v:imagedata o:title=""/>
                <o:lock v:ext="edit" aspectratio="f"/>
              </v:line>
            </w:pict>
          </mc:Fallback>
        </mc:AlternateContent>
      </w:r>
      <w:r>
        <w:rPr>
          <w:rFonts w:ascii="FangSong_GB2312" w:eastAsia="FangSong_GB2312" w:hint="eastAsia"/>
          <w:sz w:val="28"/>
        </w:rPr>
        <w:t xml:space="preserve">      项 目 名 称    </w:t>
      </w:r>
      <w:r>
        <w:rPr>
          <w:rFonts w:ascii="FangSong_GB2312" w:eastAsia="FangSong_GB2312" w:hint="eastAsia"/>
          <w:szCs w:val="21"/>
        </w:rPr>
        <w:t>基于自然语言处理的的智慧教育教学辅助平台</w:t>
      </w:r>
    </w:p>
    <w:p w14:paraId="1FFD1BA4" w14:textId="38912E01" w:rsidR="000A08A7" w:rsidRDefault="00000000">
      <w:pPr>
        <w:spacing w:line="480" w:lineRule="auto"/>
        <w:ind w:leftChars="133" w:left="279" w:firstLineChars="92" w:firstLine="258"/>
        <w:jc w:val="left"/>
        <w:rPr>
          <w:rFonts w:ascii="FangSong_GB2312" w:eastAsia="FangSong_GB2312"/>
          <w:sz w:val="28"/>
        </w:rPr>
      </w:pPr>
      <w:r>
        <w:rPr>
          <w:rFonts w:ascii="FangSong_GB2312" w:eastAsia="FangSong_GB2312" w:hint="eastAsia"/>
          <w:sz w:val="28"/>
        </w:rPr>
        <w:t xml:space="preserve">      项 目 类 型 </w:t>
      </w:r>
      <w:r>
        <w:rPr>
          <w:rFonts w:ascii="FangSong_GB2312" w:eastAsia="FangSong_GB2312" w:hint="eastAsia"/>
          <w:sz w:val="24"/>
          <w:u w:val="single"/>
        </w:rPr>
        <w:t xml:space="preserve">  </w:t>
      </w:r>
      <w:r w:rsidR="000D34DB">
        <w:rPr>
          <w:rFonts w:ascii="Segoe UI Symbol" w:eastAsia="FangSong_GB2312" w:hAnsi="Segoe UI Symbol" w:cs="Segoe UI Symbol"/>
          <w:sz w:val="24"/>
          <w:u w:val="single"/>
        </w:rPr>
        <w:t>☑</w:t>
      </w:r>
      <w:r>
        <w:rPr>
          <w:rFonts w:ascii="FangSong_GB2312" w:eastAsia="FangSong_GB2312" w:hint="eastAsia"/>
          <w:sz w:val="22"/>
          <w:szCs w:val="21"/>
          <w:u w:val="single"/>
        </w:rPr>
        <w:t>创新训练项目</w:t>
      </w:r>
      <w:r w:rsidR="000D34DB">
        <w:rPr>
          <w:rFonts w:ascii="Segoe UI Symbol" w:eastAsia="FangSong_GB2312" w:hAnsi="Segoe UI Symbol" w:cs="Segoe UI Symbol"/>
          <w:sz w:val="24"/>
          <w:u w:val="single"/>
        </w:rPr>
        <w:t>☑</w:t>
      </w:r>
      <w:r>
        <w:rPr>
          <w:rFonts w:ascii="FangSong_GB2312" w:eastAsia="FangSong_GB2312" w:hint="eastAsia"/>
          <w:sz w:val="22"/>
          <w:szCs w:val="21"/>
          <w:u w:val="single"/>
        </w:rPr>
        <w:t>创业训练项目□创业实践项目</w:t>
      </w:r>
      <w:r>
        <w:rPr>
          <w:rFonts w:ascii="FangSong_GB2312" w:eastAsia="FangSong_GB2312" w:hint="eastAsia"/>
          <w:szCs w:val="21"/>
          <w:u w:val="single"/>
        </w:rPr>
        <w:t xml:space="preserve">    </w:t>
      </w:r>
      <w:r>
        <w:rPr>
          <w:rFonts w:ascii="FangSong_GB2312" w:eastAsia="FangSong_GB2312" w:hint="eastAsia"/>
          <w:sz w:val="28"/>
        </w:rPr>
        <w:tab/>
      </w:r>
    </w:p>
    <w:p w14:paraId="4C1A20C5" w14:textId="31DAB728" w:rsidR="000A08A7" w:rsidRDefault="00000000">
      <w:pPr>
        <w:spacing w:line="480" w:lineRule="auto"/>
        <w:ind w:firstLineChars="500" w:firstLine="1400"/>
        <w:jc w:val="left"/>
        <w:rPr>
          <w:rFonts w:ascii="FangSong_GB2312" w:eastAsia="FangSong_GB2312"/>
          <w:sz w:val="28"/>
        </w:rPr>
      </w:pPr>
      <w:r>
        <w:rPr>
          <w:rFonts w:ascii="FangSong_GB2312" w:eastAsia="FangSong_GB2312" w:hint="eastAsia"/>
          <w:sz w:val="28"/>
        </w:rPr>
        <w:t xml:space="preserve">项 目 类 别 </w:t>
      </w:r>
      <w:r>
        <w:rPr>
          <w:rFonts w:ascii="FangSong_GB2312" w:eastAsia="FangSong_GB2312" w:hint="eastAsia"/>
          <w:sz w:val="24"/>
          <w:u w:val="single"/>
        </w:rPr>
        <w:t xml:space="preserve">  </w:t>
      </w:r>
      <w:r>
        <w:rPr>
          <w:rFonts w:ascii="FangSong_GB2312" w:eastAsia="FangSong_GB2312" w:hint="eastAsia"/>
          <w:sz w:val="22"/>
          <w:szCs w:val="21"/>
          <w:u w:val="single"/>
        </w:rPr>
        <w:t xml:space="preserve">□一般项目         </w:t>
      </w:r>
      <w:r w:rsidR="000D34DB">
        <w:rPr>
          <w:rFonts w:ascii="Segoe UI Symbol" w:eastAsia="FangSong_GB2312" w:hAnsi="Segoe UI Symbol" w:cs="Segoe UI Symbol"/>
          <w:sz w:val="24"/>
          <w:u w:val="single"/>
        </w:rPr>
        <w:t>☑</w:t>
      </w:r>
      <w:r>
        <w:rPr>
          <w:rFonts w:ascii="FangSong_GB2312" w:eastAsia="FangSong_GB2312" w:hint="eastAsia"/>
          <w:sz w:val="22"/>
          <w:szCs w:val="21"/>
          <w:u w:val="single"/>
        </w:rPr>
        <w:t>重点支持领域项目</w:t>
      </w:r>
      <w:r>
        <w:rPr>
          <w:rFonts w:ascii="FangSong_GB2312" w:eastAsia="FangSong_GB2312" w:hint="eastAsia"/>
          <w:szCs w:val="21"/>
          <w:u w:val="single"/>
        </w:rPr>
        <w:t xml:space="preserve">   </w:t>
      </w:r>
      <w:r>
        <w:rPr>
          <w:rFonts w:ascii="FangSong_GB2312" w:eastAsia="FangSong_GB2312" w:hint="eastAsia"/>
          <w:sz w:val="28"/>
        </w:rPr>
        <w:tab/>
      </w:r>
    </w:p>
    <w:p w14:paraId="2167F644" w14:textId="77777777" w:rsidR="000A08A7" w:rsidRDefault="00000000">
      <w:pPr>
        <w:spacing w:line="480" w:lineRule="auto"/>
        <w:ind w:leftChars="133" w:left="279" w:firstLineChars="92" w:firstLine="258"/>
        <w:jc w:val="left"/>
        <w:rPr>
          <w:rFonts w:ascii="FangSong_GB2312" w:eastAsia="FangSong_GB2312"/>
          <w:color w:val="000000"/>
          <w:sz w:val="28"/>
          <w:u w:val="single"/>
        </w:rPr>
      </w:pPr>
      <w:r>
        <w:rPr>
          <w:rFonts w:ascii="FangSong_GB2312" w:eastAsia="FangSong_GB2312" w:hint="eastAsia"/>
          <w:sz w:val="28"/>
        </w:rPr>
        <w:tab/>
        <w:t xml:space="preserve">   </w:t>
      </w:r>
      <w:r>
        <w:rPr>
          <w:rFonts w:ascii="FangSong_GB2312" w:eastAsia="FangSong_GB2312" w:hint="eastAsia"/>
          <w:color w:val="000000"/>
          <w:sz w:val="28"/>
        </w:rPr>
        <w:t xml:space="preserve"> 所属一级学科名称</w:t>
      </w:r>
      <w:r>
        <w:rPr>
          <w:rFonts w:ascii="FangSong_GB2312" w:eastAsia="FangSong_GB2312" w:hint="eastAsia"/>
          <w:color w:val="000000"/>
          <w:sz w:val="28"/>
        </w:rPr>
        <w:tab/>
      </w:r>
      <w:r>
        <w:rPr>
          <w:rFonts w:ascii="FangSong_GB2312" w:eastAsia="FangSong_GB2312" w:hint="eastAsia"/>
          <w:color w:val="000000"/>
          <w:sz w:val="28"/>
          <w:u w:val="single"/>
        </w:rPr>
        <w:tab/>
        <w:t xml:space="preserve">       </w:t>
      </w:r>
      <w:r>
        <w:rPr>
          <w:rFonts w:ascii="FangSong_GB2312" w:eastAsia="FangSong_GB2312"/>
          <w:color w:val="000000"/>
          <w:sz w:val="28"/>
          <w:u w:val="single"/>
        </w:rPr>
        <w:t>计算机科学</w:t>
      </w:r>
      <w:r>
        <w:rPr>
          <w:rFonts w:ascii="FangSong_GB2312" w:eastAsia="FangSong_GB2312" w:hint="eastAsia"/>
          <w:color w:val="000000"/>
          <w:sz w:val="28"/>
          <w:u w:val="single"/>
        </w:rPr>
        <w:t>与</w:t>
      </w:r>
      <w:r>
        <w:rPr>
          <w:rFonts w:ascii="FangSong_GB2312" w:eastAsia="FangSong_GB2312"/>
          <w:color w:val="000000"/>
          <w:sz w:val="28"/>
          <w:u w:val="single"/>
        </w:rPr>
        <w:t>技术</w:t>
      </w:r>
      <w:r>
        <w:rPr>
          <w:rFonts w:ascii="FangSong_GB2312" w:eastAsia="FangSong_GB2312" w:hint="eastAsia"/>
          <w:color w:val="000000"/>
          <w:sz w:val="28"/>
          <w:u w:val="single"/>
        </w:rPr>
        <w:t xml:space="preserve">                      </w:t>
      </w:r>
    </w:p>
    <w:p w14:paraId="2C5F5A3B" w14:textId="77777777" w:rsidR="000A08A7" w:rsidRDefault="00000000">
      <w:pPr>
        <w:spacing w:line="480" w:lineRule="auto"/>
        <w:ind w:firstLine="539"/>
        <w:jc w:val="left"/>
        <w:rPr>
          <w:rFonts w:ascii="FangSong_GB2312" w:eastAsia="FangSong_GB2312"/>
          <w:color w:val="000000"/>
          <w:sz w:val="28"/>
        </w:rPr>
      </w:pPr>
      <w:r>
        <w:rPr>
          <w:rFonts w:ascii="FangSong_GB2312" w:eastAsia="FangSong_GB2312"/>
          <w:noProof/>
          <w:color w:val="000000"/>
          <w:sz w:val="20"/>
        </w:rPr>
        <mc:AlternateContent>
          <mc:Choice Requires="wps">
            <w:drawing>
              <wp:anchor distT="0" distB="0" distL="114300" distR="114300" simplePos="0" relativeHeight="251661312" behindDoc="0" locked="0" layoutInCell="1" allowOverlap="1" wp14:anchorId="2587877B" wp14:editId="5B653720">
                <wp:simplePos x="0" y="0"/>
                <wp:positionH relativeFrom="column">
                  <wp:posOffset>2400300</wp:posOffset>
                </wp:positionH>
                <wp:positionV relativeFrom="paragraph">
                  <wp:posOffset>297180</wp:posOffset>
                </wp:positionV>
                <wp:extent cx="285750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89pt;margin-top:23.4pt;height:0pt;width:225pt;z-index:251661312;mso-width-relative:page;mso-height-relative:page;" filled="f" stroked="t" coordsize="21600,21600" o:gfxdata="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s7DC61gAAAAkB&#10;AAAPAAAAAAAAAAEAIAAAACIAAABkcnMvZG93bnJldi54bWxQSwECFAAUAAAACACHTuJAf4KnQOQB&#10;AACqAwAADgAAAAAAAAABACAAAAAlAQAAZHJzL2Uyb0RvYy54bWxQSwUGAAAAAAYABgBZAQAAewUA&#10;AAAA&#10;">
                <v:fill on="f" focussize="0,0"/>
                <v:stroke color="#000000" joinstyle="round"/>
                <v:imagedata o:title=""/>
                <o:lock v:ext="edit" aspectratio="f"/>
              </v:line>
            </w:pict>
          </mc:Fallback>
        </mc:AlternateContent>
      </w:r>
      <w:r>
        <w:rPr>
          <w:rFonts w:ascii="FangSong_GB2312" w:eastAsia="FangSong_GB2312" w:hint="eastAsia"/>
          <w:color w:val="000000"/>
          <w:sz w:val="28"/>
        </w:rPr>
        <w:t xml:space="preserve">      所属二级学科名称         软件工程</w:t>
      </w:r>
    </w:p>
    <w:p w14:paraId="611566DE" w14:textId="77777777" w:rsidR="000A08A7" w:rsidRDefault="00000000">
      <w:pPr>
        <w:spacing w:line="480" w:lineRule="auto"/>
        <w:ind w:firstLine="539"/>
        <w:jc w:val="left"/>
        <w:rPr>
          <w:rFonts w:ascii="FangSong_GB2312" w:eastAsia="FangSong_GB2312"/>
          <w:sz w:val="28"/>
        </w:rPr>
      </w:pPr>
      <w:r>
        <w:rPr>
          <w:rFonts w:ascii="FangSong_GB2312" w:eastAsia="FangSong_GB2312"/>
          <w:noProof/>
          <w:sz w:val="20"/>
        </w:rPr>
        <mc:AlternateContent>
          <mc:Choice Requires="wps">
            <w:drawing>
              <wp:anchor distT="0" distB="0" distL="114300" distR="114300" simplePos="0" relativeHeight="251662336" behindDoc="0" locked="0" layoutInCell="1" allowOverlap="1" wp14:anchorId="55009E5D" wp14:editId="13C84A87">
                <wp:simplePos x="0" y="0"/>
                <wp:positionH relativeFrom="column">
                  <wp:posOffset>2286000</wp:posOffset>
                </wp:positionH>
                <wp:positionV relativeFrom="paragraph">
                  <wp:posOffset>297180</wp:posOffset>
                </wp:positionV>
                <wp:extent cx="297180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80pt;margin-top:23.4pt;height:0pt;width:234pt;z-index:251662336;mso-width-relative:page;mso-height-relative:page;" filled="f" stroked="t" coordsize="21600,21600" o:gfxdata="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YJh/Z1gAAAAkB&#10;AAAPAAAAAAAAAAEAIAAAACIAAABkcnMvZG93bnJldi54bWxQSwECFAAUAAAACACHTuJAlckk4eQB&#10;AACqAwAADgAAAAAAAAABACAAAAAlAQAAZHJzL2Uyb0RvYy54bWxQSwUGAAAAAAYABgBZAQAAewUA&#10;AAAA&#10;">
                <v:fill on="f" focussize="0,0"/>
                <v:stroke color="#000000" joinstyle="round"/>
                <v:imagedata o:title=""/>
                <o:lock v:ext="edit" aspectratio="f"/>
              </v:line>
            </w:pict>
          </mc:Fallback>
        </mc:AlternateContent>
      </w:r>
      <w:r>
        <w:rPr>
          <w:rFonts w:ascii="FangSong_GB2312" w:eastAsia="FangSong_GB2312" w:hint="eastAsia"/>
          <w:sz w:val="28"/>
        </w:rPr>
        <w:t xml:space="preserve">      项 目 负 责 人 </w:t>
      </w:r>
      <w:r>
        <w:rPr>
          <w:rFonts w:ascii="FangSong_GB2312" w:eastAsia="FangSong_GB2312" w:hint="eastAsia"/>
          <w:sz w:val="28"/>
        </w:rPr>
        <w:tab/>
      </w:r>
      <w:r>
        <w:rPr>
          <w:rFonts w:ascii="FangSong_GB2312" w:eastAsia="FangSong_GB2312" w:hint="eastAsia"/>
          <w:sz w:val="28"/>
        </w:rPr>
        <w:tab/>
        <w:t xml:space="preserve">        唐易</w:t>
      </w:r>
    </w:p>
    <w:p w14:paraId="0D183FE6" w14:textId="77777777" w:rsidR="000A08A7" w:rsidRDefault="00000000">
      <w:pPr>
        <w:spacing w:line="480" w:lineRule="auto"/>
        <w:ind w:firstLine="539"/>
        <w:jc w:val="left"/>
        <w:rPr>
          <w:rFonts w:ascii="FangSong_GB2312" w:eastAsia="FangSong_GB2312"/>
          <w:sz w:val="28"/>
        </w:rPr>
      </w:pPr>
      <w:r>
        <w:rPr>
          <w:rFonts w:ascii="FangSong_GB2312" w:eastAsia="FangSong_GB2312"/>
          <w:noProof/>
          <w:sz w:val="20"/>
        </w:rPr>
        <mc:AlternateContent>
          <mc:Choice Requires="wps">
            <w:drawing>
              <wp:anchor distT="0" distB="0" distL="114300" distR="114300" simplePos="0" relativeHeight="251663360" behindDoc="0" locked="0" layoutInCell="1" allowOverlap="1" wp14:anchorId="05DFD05F" wp14:editId="7649903E">
                <wp:simplePos x="0" y="0"/>
                <wp:positionH relativeFrom="column">
                  <wp:posOffset>1943100</wp:posOffset>
                </wp:positionH>
                <wp:positionV relativeFrom="paragraph">
                  <wp:posOffset>297180</wp:posOffset>
                </wp:positionV>
                <wp:extent cx="331470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14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53pt;margin-top:23.4pt;height:0pt;width:261pt;z-index:251663360;mso-width-relative:page;mso-height-relative:page;" filled="f" stroked="t" coordsize="21600,21600" o:gfxdata="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mETX3WAAAACQEA&#10;AA8AAAAAAAAAAQAgAAAAIgAAAGRycy9kb3ducmV2LnhtbFBLAQIUABQAAAAIAIdO4kBI4uOI4wEA&#10;AKoDAAAOAAAAAAAAAAEAIAAAACUBAABkcnMvZTJvRG9jLnhtbFBLBQYAAAAABgAGAFkBAAB6BQAA&#10;AAA=&#10;">
                <v:fill on="f" focussize="0,0"/>
                <v:stroke color="#000000" joinstyle="round"/>
                <v:imagedata o:title=""/>
                <o:lock v:ext="edit" aspectratio="f"/>
              </v:line>
            </w:pict>
          </mc:Fallback>
        </mc:AlternateContent>
      </w:r>
      <w:r>
        <w:rPr>
          <w:rFonts w:ascii="FangSong_GB2312" w:eastAsia="FangSong_GB2312" w:hint="eastAsia"/>
          <w:sz w:val="28"/>
        </w:rPr>
        <w:t xml:space="preserve">      申 报 日 期 </w:t>
      </w:r>
      <w:r>
        <w:rPr>
          <w:rFonts w:ascii="FangSong_GB2312" w:eastAsia="FangSong_GB2312" w:hint="eastAsia"/>
          <w:sz w:val="28"/>
        </w:rPr>
        <w:tab/>
      </w:r>
      <w:r>
        <w:rPr>
          <w:rFonts w:ascii="FangSong_GB2312" w:eastAsia="FangSong_GB2312" w:hint="eastAsia"/>
          <w:sz w:val="28"/>
        </w:rPr>
        <w:tab/>
      </w:r>
      <w:r>
        <w:rPr>
          <w:rFonts w:ascii="FangSong_GB2312" w:eastAsia="FangSong_GB2312" w:hint="eastAsia"/>
          <w:sz w:val="28"/>
        </w:rPr>
        <w:tab/>
        <w:t xml:space="preserve">   5.20</w:t>
      </w:r>
    </w:p>
    <w:p w14:paraId="76580795" w14:textId="77777777" w:rsidR="000A08A7" w:rsidRDefault="00000000">
      <w:pPr>
        <w:rPr>
          <w:rFonts w:ascii="FangSong_GB2312" w:eastAsia="FangSong_GB2312" w:hAnsi="宋体" w:hint="eastAsia"/>
          <w:b/>
          <w:bCs/>
          <w:sz w:val="32"/>
          <w:szCs w:val="32"/>
        </w:rPr>
      </w:pPr>
      <w:r>
        <w:rPr>
          <w:rFonts w:ascii="FangSong_GB2312" w:eastAsia="FangSong_GB2312" w:hAnsi="宋体" w:hint="eastAsia"/>
          <w:b/>
          <w:bCs/>
          <w:sz w:val="32"/>
          <w:szCs w:val="32"/>
        </w:rPr>
        <w:t xml:space="preserve"> </w:t>
      </w:r>
    </w:p>
    <w:p w14:paraId="2A27E5B4" w14:textId="77777777" w:rsidR="000A08A7" w:rsidRDefault="000A08A7">
      <w:pPr>
        <w:rPr>
          <w:rFonts w:ascii="FangSong_GB2312" w:eastAsia="FangSong_GB2312" w:hAnsi="宋体" w:hint="eastAsia"/>
          <w:b/>
          <w:bCs/>
          <w:sz w:val="32"/>
          <w:szCs w:val="32"/>
        </w:rPr>
      </w:pPr>
    </w:p>
    <w:p w14:paraId="57A3E68F" w14:textId="77777777" w:rsidR="000A08A7" w:rsidRDefault="000A08A7">
      <w:pPr>
        <w:rPr>
          <w:rFonts w:ascii="FangSong_GB2312" w:eastAsia="FangSong_GB2312" w:hAnsi="宋体" w:hint="eastAsia"/>
          <w:b/>
          <w:bCs/>
          <w:sz w:val="32"/>
          <w:szCs w:val="32"/>
        </w:rPr>
      </w:pPr>
    </w:p>
    <w:p w14:paraId="45D0D052" w14:textId="77777777" w:rsidR="000A08A7" w:rsidRDefault="00000000">
      <w:pPr>
        <w:snapToGrid w:val="0"/>
        <w:spacing w:line="240" w:lineRule="atLeast"/>
        <w:ind w:firstLine="539"/>
        <w:jc w:val="center"/>
        <w:rPr>
          <w:rFonts w:ascii="黑体" w:eastAsia="黑体" w:hAnsi="宋体" w:hint="eastAsia"/>
          <w:sz w:val="32"/>
          <w:szCs w:val="32"/>
        </w:rPr>
      </w:pPr>
      <w:r>
        <w:rPr>
          <w:rFonts w:ascii="黑体" w:eastAsia="黑体" w:hAnsi="宋体" w:hint="eastAsia"/>
          <w:sz w:val="32"/>
          <w:szCs w:val="32"/>
        </w:rPr>
        <w:t>二○二五年五月</w:t>
      </w:r>
      <w:r>
        <w:rPr>
          <w:rFonts w:ascii="黑体" w:eastAsia="黑体" w:hAnsi="宋体"/>
          <w:sz w:val="32"/>
          <w:szCs w:val="32"/>
        </w:rPr>
        <w:br w:type="page"/>
      </w:r>
    </w:p>
    <w:tbl>
      <w:tblPr>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7"/>
        <w:gridCol w:w="940"/>
        <w:gridCol w:w="117"/>
        <w:gridCol w:w="206"/>
        <w:gridCol w:w="378"/>
        <w:gridCol w:w="739"/>
        <w:gridCol w:w="1070"/>
        <w:gridCol w:w="1418"/>
        <w:gridCol w:w="1417"/>
        <w:gridCol w:w="216"/>
        <w:gridCol w:w="2114"/>
      </w:tblGrid>
      <w:tr w:rsidR="000A08A7" w14:paraId="170259BF" w14:textId="77777777">
        <w:trPr>
          <w:trHeight w:val="673"/>
          <w:jc w:val="center"/>
        </w:trPr>
        <w:tc>
          <w:tcPr>
            <w:tcW w:w="1684" w:type="dxa"/>
            <w:gridSpan w:val="3"/>
            <w:vAlign w:val="center"/>
          </w:tcPr>
          <w:p w14:paraId="76D4A17E" w14:textId="77777777" w:rsidR="000A08A7" w:rsidRDefault="00000000">
            <w:pPr>
              <w:jc w:val="center"/>
              <w:rPr>
                <w:b/>
                <w:sz w:val="24"/>
              </w:rPr>
            </w:pPr>
            <w:r>
              <w:rPr>
                <w:rFonts w:hint="eastAsia"/>
                <w:b/>
                <w:sz w:val="24"/>
              </w:rPr>
              <w:lastRenderedPageBreak/>
              <w:t>项目名称</w:t>
            </w:r>
          </w:p>
        </w:tc>
        <w:tc>
          <w:tcPr>
            <w:tcW w:w="7558" w:type="dxa"/>
            <w:gridSpan w:val="8"/>
            <w:vAlign w:val="center"/>
          </w:tcPr>
          <w:p w14:paraId="56445875" w14:textId="48A64E75" w:rsidR="000A08A7" w:rsidRPr="007F4DFD" w:rsidRDefault="007F4DFD">
            <w:pPr>
              <w:jc w:val="center"/>
              <w:rPr>
                <w:b/>
                <w:sz w:val="24"/>
              </w:rPr>
            </w:pPr>
            <w:r>
              <w:rPr>
                <w:rFonts w:hint="eastAsia"/>
                <w:b/>
                <w:sz w:val="24"/>
              </w:rPr>
              <w:t>基于自然语言处理的智慧教育教学平台</w:t>
            </w:r>
          </w:p>
        </w:tc>
      </w:tr>
      <w:tr w:rsidR="000A08A7" w14:paraId="1BF33DB3" w14:textId="77777777">
        <w:trPr>
          <w:trHeight w:val="673"/>
          <w:jc w:val="center"/>
        </w:trPr>
        <w:tc>
          <w:tcPr>
            <w:tcW w:w="1684" w:type="dxa"/>
            <w:gridSpan w:val="3"/>
            <w:vAlign w:val="center"/>
          </w:tcPr>
          <w:p w14:paraId="5039B4AD" w14:textId="77777777" w:rsidR="000A08A7" w:rsidRDefault="00000000">
            <w:pPr>
              <w:jc w:val="center"/>
              <w:rPr>
                <w:b/>
                <w:sz w:val="24"/>
              </w:rPr>
            </w:pPr>
            <w:r>
              <w:rPr>
                <w:rFonts w:hint="eastAsia"/>
                <w:b/>
                <w:sz w:val="24"/>
              </w:rPr>
              <w:t>项目类型</w:t>
            </w:r>
          </w:p>
        </w:tc>
        <w:tc>
          <w:tcPr>
            <w:tcW w:w="7558" w:type="dxa"/>
            <w:gridSpan w:val="8"/>
            <w:vAlign w:val="center"/>
          </w:tcPr>
          <w:p w14:paraId="50D524D7" w14:textId="77777777" w:rsidR="000A08A7" w:rsidRDefault="00000000">
            <w:pPr>
              <w:rPr>
                <w:b/>
                <w:sz w:val="24"/>
              </w:rPr>
            </w:pPr>
            <w:r>
              <w:rPr>
                <w:rFonts w:hint="eastAsia"/>
                <w:b/>
                <w:sz w:val="24"/>
              </w:rPr>
              <w:t>（√）创新训练项目</w:t>
            </w:r>
            <w:r>
              <w:rPr>
                <w:rFonts w:hint="eastAsia"/>
                <w:b/>
                <w:sz w:val="24"/>
              </w:rPr>
              <w:t xml:space="preserve">  </w:t>
            </w:r>
            <w:r>
              <w:rPr>
                <w:rFonts w:hint="eastAsia"/>
                <w:b/>
                <w:sz w:val="24"/>
              </w:rPr>
              <w:t>（）创业训练项目</w:t>
            </w:r>
            <w:r>
              <w:rPr>
                <w:rFonts w:hint="eastAsia"/>
                <w:b/>
                <w:sz w:val="24"/>
              </w:rPr>
              <w:t xml:space="preserve">  </w:t>
            </w:r>
            <w:r>
              <w:rPr>
                <w:rFonts w:hint="eastAsia"/>
                <w:b/>
                <w:sz w:val="24"/>
              </w:rPr>
              <w:t>（）创业实践项目</w:t>
            </w:r>
          </w:p>
        </w:tc>
      </w:tr>
      <w:tr w:rsidR="000A08A7" w14:paraId="0B87599B" w14:textId="77777777">
        <w:trPr>
          <w:trHeight w:val="814"/>
          <w:jc w:val="center"/>
        </w:trPr>
        <w:tc>
          <w:tcPr>
            <w:tcW w:w="1684" w:type="dxa"/>
            <w:gridSpan w:val="3"/>
            <w:vAlign w:val="center"/>
          </w:tcPr>
          <w:p w14:paraId="5D92BD97" w14:textId="77777777" w:rsidR="000A08A7" w:rsidRDefault="00000000">
            <w:pPr>
              <w:jc w:val="center"/>
              <w:rPr>
                <w:b/>
                <w:sz w:val="24"/>
              </w:rPr>
            </w:pPr>
            <w:r>
              <w:rPr>
                <w:rFonts w:hint="eastAsia"/>
                <w:b/>
                <w:sz w:val="24"/>
              </w:rPr>
              <w:t>项目实施时间</w:t>
            </w:r>
          </w:p>
        </w:tc>
        <w:tc>
          <w:tcPr>
            <w:tcW w:w="7558" w:type="dxa"/>
            <w:gridSpan w:val="8"/>
            <w:vAlign w:val="center"/>
          </w:tcPr>
          <w:p w14:paraId="61802138" w14:textId="77777777" w:rsidR="000A08A7" w:rsidRDefault="00000000">
            <w:pPr>
              <w:rPr>
                <w:b/>
                <w:sz w:val="24"/>
              </w:rPr>
            </w:pPr>
            <w:r>
              <w:rPr>
                <w:rFonts w:hint="eastAsia"/>
                <w:b/>
                <w:sz w:val="24"/>
              </w:rPr>
              <w:t>起始时间：</w:t>
            </w:r>
            <w:r>
              <w:rPr>
                <w:rFonts w:hint="eastAsia"/>
                <w:b/>
                <w:sz w:val="24"/>
              </w:rPr>
              <w:t xml:space="preserve">  2025</w:t>
            </w:r>
            <w:r>
              <w:rPr>
                <w:rFonts w:hint="eastAsia"/>
                <w:b/>
                <w:sz w:val="24"/>
              </w:rPr>
              <w:t>年</w:t>
            </w:r>
            <w:r>
              <w:rPr>
                <w:rFonts w:hint="eastAsia"/>
                <w:b/>
                <w:sz w:val="24"/>
              </w:rPr>
              <w:t xml:space="preserve">   6</w:t>
            </w:r>
            <w:r>
              <w:rPr>
                <w:rFonts w:hint="eastAsia"/>
                <w:b/>
                <w:sz w:val="24"/>
              </w:rPr>
              <w:t>月</w:t>
            </w:r>
            <w:r>
              <w:rPr>
                <w:rFonts w:hint="eastAsia"/>
                <w:b/>
                <w:sz w:val="24"/>
              </w:rPr>
              <w:t xml:space="preserve">      </w:t>
            </w:r>
            <w:r>
              <w:rPr>
                <w:rFonts w:hint="eastAsia"/>
                <w:b/>
                <w:sz w:val="24"/>
              </w:rPr>
              <w:t>完成时间：</w:t>
            </w:r>
            <w:r>
              <w:rPr>
                <w:rFonts w:hint="eastAsia"/>
                <w:b/>
                <w:sz w:val="24"/>
              </w:rPr>
              <w:t xml:space="preserve">    2026</w:t>
            </w:r>
            <w:r>
              <w:rPr>
                <w:rFonts w:hint="eastAsia"/>
                <w:b/>
                <w:sz w:val="24"/>
              </w:rPr>
              <w:t>年</w:t>
            </w:r>
            <w:r>
              <w:rPr>
                <w:rFonts w:hint="eastAsia"/>
                <w:b/>
                <w:sz w:val="24"/>
              </w:rPr>
              <w:t xml:space="preserve">   6</w:t>
            </w:r>
            <w:r>
              <w:rPr>
                <w:rFonts w:hint="eastAsia"/>
                <w:b/>
                <w:sz w:val="24"/>
              </w:rPr>
              <w:t>月</w:t>
            </w:r>
          </w:p>
        </w:tc>
      </w:tr>
      <w:tr w:rsidR="000A08A7" w14:paraId="25059984" w14:textId="77777777">
        <w:trPr>
          <w:cantSplit/>
          <w:trHeight w:val="435"/>
          <w:jc w:val="center"/>
        </w:trPr>
        <w:tc>
          <w:tcPr>
            <w:tcW w:w="627" w:type="dxa"/>
            <w:vMerge w:val="restart"/>
            <w:textDirection w:val="tbRlV"/>
            <w:vAlign w:val="center"/>
          </w:tcPr>
          <w:p w14:paraId="6285573D" w14:textId="77777777" w:rsidR="000A08A7" w:rsidRDefault="00000000">
            <w:pPr>
              <w:ind w:left="113" w:right="113"/>
              <w:jc w:val="center"/>
              <w:rPr>
                <w:b/>
                <w:sz w:val="24"/>
              </w:rPr>
            </w:pPr>
            <w:r>
              <w:rPr>
                <w:rFonts w:hint="eastAsia"/>
                <w:b/>
                <w:sz w:val="24"/>
              </w:rPr>
              <w:t>申请人或申请团队</w:t>
            </w:r>
          </w:p>
        </w:tc>
        <w:tc>
          <w:tcPr>
            <w:tcW w:w="940" w:type="dxa"/>
            <w:vAlign w:val="center"/>
          </w:tcPr>
          <w:p w14:paraId="3070A763" w14:textId="77777777" w:rsidR="000A08A7" w:rsidRDefault="000A08A7">
            <w:pPr>
              <w:jc w:val="center"/>
              <w:rPr>
                <w:b/>
                <w:sz w:val="24"/>
              </w:rPr>
            </w:pPr>
          </w:p>
        </w:tc>
        <w:tc>
          <w:tcPr>
            <w:tcW w:w="701" w:type="dxa"/>
            <w:gridSpan w:val="3"/>
            <w:vAlign w:val="center"/>
          </w:tcPr>
          <w:p w14:paraId="6CD24DD7" w14:textId="77777777" w:rsidR="000A08A7" w:rsidRDefault="00000000">
            <w:pPr>
              <w:jc w:val="center"/>
              <w:rPr>
                <w:b/>
                <w:sz w:val="24"/>
              </w:rPr>
            </w:pPr>
            <w:r>
              <w:rPr>
                <w:rFonts w:hint="eastAsia"/>
                <w:b/>
                <w:sz w:val="24"/>
              </w:rPr>
              <w:t>姓名</w:t>
            </w:r>
          </w:p>
        </w:tc>
        <w:tc>
          <w:tcPr>
            <w:tcW w:w="739" w:type="dxa"/>
            <w:tcBorders>
              <w:right w:val="single" w:sz="4" w:space="0" w:color="auto"/>
            </w:tcBorders>
            <w:vAlign w:val="center"/>
          </w:tcPr>
          <w:p w14:paraId="5B0118E1" w14:textId="77777777" w:rsidR="000A08A7" w:rsidRDefault="00000000">
            <w:pPr>
              <w:jc w:val="center"/>
              <w:rPr>
                <w:b/>
                <w:sz w:val="24"/>
              </w:rPr>
            </w:pPr>
            <w:r>
              <w:rPr>
                <w:rFonts w:hint="eastAsia"/>
                <w:b/>
                <w:sz w:val="24"/>
              </w:rPr>
              <w:t>年级</w:t>
            </w:r>
          </w:p>
        </w:tc>
        <w:tc>
          <w:tcPr>
            <w:tcW w:w="1070" w:type="dxa"/>
            <w:tcBorders>
              <w:left w:val="single" w:sz="4" w:space="0" w:color="auto"/>
            </w:tcBorders>
            <w:vAlign w:val="center"/>
          </w:tcPr>
          <w:p w14:paraId="54245F9B" w14:textId="77777777" w:rsidR="000A08A7" w:rsidRDefault="00000000">
            <w:pPr>
              <w:jc w:val="center"/>
              <w:rPr>
                <w:b/>
                <w:sz w:val="24"/>
              </w:rPr>
            </w:pPr>
            <w:r>
              <w:rPr>
                <w:rFonts w:hint="eastAsia"/>
                <w:b/>
                <w:sz w:val="24"/>
              </w:rPr>
              <w:t>学校</w:t>
            </w:r>
          </w:p>
        </w:tc>
        <w:tc>
          <w:tcPr>
            <w:tcW w:w="1418" w:type="dxa"/>
            <w:vAlign w:val="center"/>
          </w:tcPr>
          <w:p w14:paraId="12749E6B" w14:textId="77777777" w:rsidR="000A08A7" w:rsidRDefault="00000000">
            <w:pPr>
              <w:jc w:val="center"/>
              <w:rPr>
                <w:b/>
                <w:sz w:val="24"/>
              </w:rPr>
            </w:pPr>
            <w:r>
              <w:rPr>
                <w:rFonts w:hint="eastAsia"/>
                <w:b/>
                <w:sz w:val="24"/>
              </w:rPr>
              <w:t>所在院系</w:t>
            </w:r>
          </w:p>
          <w:p w14:paraId="1EEE31EF" w14:textId="77777777" w:rsidR="000A08A7" w:rsidRDefault="00000000">
            <w:pPr>
              <w:jc w:val="center"/>
              <w:rPr>
                <w:b/>
                <w:sz w:val="24"/>
              </w:rPr>
            </w:pPr>
            <w:r>
              <w:rPr>
                <w:rFonts w:hint="eastAsia"/>
                <w:b/>
                <w:sz w:val="24"/>
              </w:rPr>
              <w:t>/</w:t>
            </w:r>
            <w:r>
              <w:rPr>
                <w:rFonts w:hint="eastAsia"/>
                <w:b/>
                <w:sz w:val="24"/>
              </w:rPr>
              <w:t>专业</w:t>
            </w:r>
          </w:p>
        </w:tc>
        <w:tc>
          <w:tcPr>
            <w:tcW w:w="1633" w:type="dxa"/>
            <w:gridSpan w:val="2"/>
            <w:vAlign w:val="center"/>
          </w:tcPr>
          <w:p w14:paraId="32FE671B" w14:textId="77777777" w:rsidR="000A08A7" w:rsidRDefault="00000000">
            <w:pPr>
              <w:jc w:val="center"/>
              <w:rPr>
                <w:b/>
                <w:sz w:val="24"/>
              </w:rPr>
            </w:pPr>
            <w:r>
              <w:rPr>
                <w:rFonts w:hint="eastAsia"/>
                <w:b/>
                <w:sz w:val="24"/>
              </w:rPr>
              <w:t>联系电话</w:t>
            </w:r>
          </w:p>
        </w:tc>
        <w:tc>
          <w:tcPr>
            <w:tcW w:w="2114" w:type="dxa"/>
            <w:vAlign w:val="center"/>
          </w:tcPr>
          <w:p w14:paraId="64C64302" w14:textId="77777777" w:rsidR="000A08A7" w:rsidRDefault="00000000">
            <w:pPr>
              <w:jc w:val="center"/>
              <w:rPr>
                <w:b/>
                <w:sz w:val="24"/>
              </w:rPr>
            </w:pPr>
            <w:r>
              <w:rPr>
                <w:rFonts w:hint="eastAsia"/>
                <w:b/>
                <w:sz w:val="24"/>
              </w:rPr>
              <w:t>E-mail</w:t>
            </w:r>
          </w:p>
        </w:tc>
      </w:tr>
      <w:tr w:rsidR="000A08A7" w14:paraId="1E96A9CF" w14:textId="77777777">
        <w:trPr>
          <w:cantSplit/>
          <w:trHeight w:val="435"/>
          <w:jc w:val="center"/>
        </w:trPr>
        <w:tc>
          <w:tcPr>
            <w:tcW w:w="627" w:type="dxa"/>
            <w:vMerge/>
            <w:textDirection w:val="tbRlV"/>
          </w:tcPr>
          <w:p w14:paraId="62DF251B" w14:textId="77777777" w:rsidR="000A08A7" w:rsidRDefault="000A08A7">
            <w:pPr>
              <w:ind w:left="113" w:right="113"/>
              <w:jc w:val="center"/>
              <w:rPr>
                <w:b/>
                <w:sz w:val="24"/>
              </w:rPr>
            </w:pPr>
          </w:p>
        </w:tc>
        <w:tc>
          <w:tcPr>
            <w:tcW w:w="940" w:type="dxa"/>
            <w:vMerge w:val="restart"/>
            <w:vAlign w:val="center"/>
          </w:tcPr>
          <w:p w14:paraId="259F79F1" w14:textId="77777777" w:rsidR="000A08A7" w:rsidRDefault="00000000">
            <w:pPr>
              <w:jc w:val="center"/>
              <w:rPr>
                <w:b/>
                <w:sz w:val="24"/>
              </w:rPr>
            </w:pPr>
            <w:r>
              <w:rPr>
                <w:rFonts w:hint="eastAsia"/>
                <w:b/>
                <w:sz w:val="24"/>
              </w:rPr>
              <w:t>主持人</w:t>
            </w:r>
          </w:p>
        </w:tc>
        <w:tc>
          <w:tcPr>
            <w:tcW w:w="701" w:type="dxa"/>
            <w:gridSpan w:val="3"/>
            <w:tcBorders>
              <w:bottom w:val="single" w:sz="4" w:space="0" w:color="auto"/>
            </w:tcBorders>
          </w:tcPr>
          <w:p w14:paraId="7215D310" w14:textId="77777777" w:rsidR="000A08A7" w:rsidRDefault="00000000">
            <w:pPr>
              <w:jc w:val="center"/>
              <w:rPr>
                <w:b/>
                <w:szCs w:val="21"/>
              </w:rPr>
            </w:pPr>
            <w:r>
              <w:rPr>
                <w:rFonts w:hint="eastAsia"/>
                <w:b/>
                <w:szCs w:val="21"/>
              </w:rPr>
              <w:t>唐易</w:t>
            </w:r>
          </w:p>
        </w:tc>
        <w:tc>
          <w:tcPr>
            <w:tcW w:w="739" w:type="dxa"/>
            <w:tcBorders>
              <w:top w:val="single" w:sz="4" w:space="0" w:color="auto"/>
              <w:bottom w:val="single" w:sz="4" w:space="0" w:color="auto"/>
              <w:right w:val="single" w:sz="4" w:space="0" w:color="auto"/>
            </w:tcBorders>
          </w:tcPr>
          <w:p w14:paraId="4A4EF5B6" w14:textId="77777777" w:rsidR="000A08A7" w:rsidRDefault="00000000">
            <w:pPr>
              <w:jc w:val="center"/>
              <w:rPr>
                <w:b/>
                <w:szCs w:val="21"/>
              </w:rPr>
            </w:pPr>
            <w:r>
              <w:rPr>
                <w:rFonts w:hint="eastAsia"/>
                <w:b/>
                <w:szCs w:val="21"/>
              </w:rPr>
              <w:t>2023</w:t>
            </w:r>
          </w:p>
        </w:tc>
        <w:tc>
          <w:tcPr>
            <w:tcW w:w="1070" w:type="dxa"/>
            <w:tcBorders>
              <w:top w:val="single" w:sz="4" w:space="0" w:color="auto"/>
              <w:left w:val="single" w:sz="4" w:space="0" w:color="auto"/>
              <w:bottom w:val="single" w:sz="4" w:space="0" w:color="auto"/>
            </w:tcBorders>
          </w:tcPr>
          <w:p w14:paraId="52352C58" w14:textId="77777777" w:rsidR="000A08A7" w:rsidRDefault="00000000">
            <w:pPr>
              <w:jc w:val="center"/>
              <w:rPr>
                <w:b/>
                <w:szCs w:val="21"/>
              </w:rPr>
            </w:pPr>
            <w:r>
              <w:rPr>
                <w:rFonts w:hint="eastAsia"/>
                <w:b/>
                <w:szCs w:val="21"/>
              </w:rPr>
              <w:t>长春工业</w:t>
            </w:r>
            <w:r>
              <w:rPr>
                <w:rFonts w:hint="eastAsia"/>
                <w:b/>
                <w:szCs w:val="21"/>
              </w:rPr>
              <w:t xml:space="preserve">    </w:t>
            </w:r>
            <w:r>
              <w:rPr>
                <w:rFonts w:hint="eastAsia"/>
                <w:b/>
                <w:szCs w:val="21"/>
              </w:rPr>
              <w:t>大学</w:t>
            </w:r>
          </w:p>
        </w:tc>
        <w:tc>
          <w:tcPr>
            <w:tcW w:w="1418" w:type="dxa"/>
            <w:tcBorders>
              <w:bottom w:val="single" w:sz="4" w:space="0" w:color="auto"/>
            </w:tcBorders>
          </w:tcPr>
          <w:p w14:paraId="5CF31504" w14:textId="77777777" w:rsidR="000A08A7" w:rsidRDefault="00000000">
            <w:pPr>
              <w:jc w:val="center"/>
              <w:rPr>
                <w:b/>
                <w:szCs w:val="21"/>
              </w:rPr>
            </w:pPr>
            <w:r>
              <w:rPr>
                <w:b/>
                <w:szCs w:val="21"/>
              </w:rPr>
              <w:t>计算机科学</w:t>
            </w:r>
            <w:r>
              <w:rPr>
                <w:b/>
                <w:szCs w:val="21"/>
              </w:rPr>
              <w:t xml:space="preserve"> </w:t>
            </w:r>
            <w:r>
              <w:rPr>
                <w:b/>
                <w:szCs w:val="21"/>
              </w:rPr>
              <w:t>与工程学院</w:t>
            </w:r>
            <w:r>
              <w:rPr>
                <w:b/>
                <w:szCs w:val="21"/>
              </w:rPr>
              <w:t xml:space="preserve">/ </w:t>
            </w:r>
            <w:r>
              <w:rPr>
                <w:b/>
                <w:szCs w:val="21"/>
              </w:rPr>
              <w:t>软件工程专</w:t>
            </w:r>
            <w:r>
              <w:rPr>
                <w:b/>
                <w:szCs w:val="21"/>
              </w:rPr>
              <w:t xml:space="preserve"> </w:t>
            </w:r>
            <w:r>
              <w:rPr>
                <w:b/>
                <w:szCs w:val="21"/>
              </w:rPr>
              <w:t>业</w:t>
            </w:r>
          </w:p>
        </w:tc>
        <w:tc>
          <w:tcPr>
            <w:tcW w:w="1633" w:type="dxa"/>
            <w:gridSpan w:val="2"/>
            <w:tcBorders>
              <w:bottom w:val="single" w:sz="4" w:space="0" w:color="auto"/>
            </w:tcBorders>
          </w:tcPr>
          <w:p w14:paraId="747A2D9D" w14:textId="77777777" w:rsidR="000A08A7" w:rsidRDefault="00000000">
            <w:pPr>
              <w:jc w:val="center"/>
              <w:rPr>
                <w:b/>
                <w:szCs w:val="21"/>
              </w:rPr>
            </w:pPr>
            <w:r>
              <w:rPr>
                <w:rFonts w:hint="eastAsia"/>
                <w:b/>
                <w:szCs w:val="21"/>
              </w:rPr>
              <w:t>15772235504</w:t>
            </w:r>
          </w:p>
        </w:tc>
        <w:tc>
          <w:tcPr>
            <w:tcW w:w="2114" w:type="dxa"/>
            <w:tcBorders>
              <w:bottom w:val="single" w:sz="4" w:space="0" w:color="auto"/>
            </w:tcBorders>
          </w:tcPr>
          <w:p w14:paraId="0E34E736" w14:textId="77777777" w:rsidR="000A08A7" w:rsidRDefault="00000000">
            <w:pPr>
              <w:jc w:val="center"/>
              <w:rPr>
                <w:b/>
                <w:szCs w:val="21"/>
              </w:rPr>
            </w:pPr>
            <w:r>
              <w:rPr>
                <w:b/>
                <w:szCs w:val="21"/>
              </w:rPr>
              <w:t>3357695749@qq.com</w:t>
            </w:r>
          </w:p>
        </w:tc>
      </w:tr>
      <w:tr w:rsidR="000A08A7" w14:paraId="5E0C806D" w14:textId="77777777">
        <w:trPr>
          <w:cantSplit/>
          <w:trHeight w:val="435"/>
          <w:jc w:val="center"/>
        </w:trPr>
        <w:tc>
          <w:tcPr>
            <w:tcW w:w="627" w:type="dxa"/>
            <w:vMerge/>
            <w:textDirection w:val="tbRlV"/>
          </w:tcPr>
          <w:p w14:paraId="14FD1D9A" w14:textId="77777777" w:rsidR="000A08A7" w:rsidRDefault="000A08A7">
            <w:pPr>
              <w:ind w:left="113" w:right="113"/>
              <w:jc w:val="center"/>
              <w:rPr>
                <w:b/>
                <w:sz w:val="24"/>
              </w:rPr>
            </w:pPr>
          </w:p>
        </w:tc>
        <w:tc>
          <w:tcPr>
            <w:tcW w:w="940" w:type="dxa"/>
            <w:vMerge/>
            <w:tcBorders>
              <w:bottom w:val="single" w:sz="4" w:space="0" w:color="auto"/>
            </w:tcBorders>
            <w:vAlign w:val="center"/>
          </w:tcPr>
          <w:p w14:paraId="4D6567A6" w14:textId="77777777" w:rsidR="000A08A7" w:rsidRDefault="000A08A7">
            <w:pPr>
              <w:jc w:val="center"/>
              <w:rPr>
                <w:b/>
                <w:sz w:val="24"/>
              </w:rPr>
            </w:pPr>
          </w:p>
        </w:tc>
        <w:tc>
          <w:tcPr>
            <w:tcW w:w="701" w:type="dxa"/>
            <w:gridSpan w:val="3"/>
            <w:tcBorders>
              <w:top w:val="single" w:sz="4" w:space="0" w:color="auto"/>
              <w:bottom w:val="single" w:sz="4" w:space="0" w:color="auto"/>
            </w:tcBorders>
          </w:tcPr>
          <w:p w14:paraId="464628D1" w14:textId="77777777" w:rsidR="000A08A7" w:rsidRDefault="00000000">
            <w:pPr>
              <w:jc w:val="center"/>
              <w:rPr>
                <w:b/>
                <w:sz w:val="24"/>
              </w:rPr>
            </w:pPr>
            <w:r>
              <w:rPr>
                <w:rFonts w:hint="eastAsia"/>
                <w:b/>
                <w:sz w:val="24"/>
              </w:rPr>
              <w:t>马俊杰</w:t>
            </w:r>
          </w:p>
        </w:tc>
        <w:tc>
          <w:tcPr>
            <w:tcW w:w="739" w:type="dxa"/>
            <w:tcBorders>
              <w:top w:val="single" w:sz="4" w:space="0" w:color="auto"/>
              <w:bottom w:val="single" w:sz="4" w:space="0" w:color="auto"/>
              <w:right w:val="single" w:sz="4" w:space="0" w:color="auto"/>
            </w:tcBorders>
          </w:tcPr>
          <w:p w14:paraId="0C98A7C8" w14:textId="77777777" w:rsidR="000A08A7" w:rsidRDefault="00000000">
            <w:pPr>
              <w:jc w:val="center"/>
              <w:rPr>
                <w:b/>
                <w:sz w:val="24"/>
              </w:rPr>
            </w:pPr>
            <w:r>
              <w:rPr>
                <w:rFonts w:hint="eastAsia"/>
                <w:b/>
                <w:sz w:val="24"/>
              </w:rPr>
              <w:t>2023</w:t>
            </w:r>
          </w:p>
        </w:tc>
        <w:tc>
          <w:tcPr>
            <w:tcW w:w="1070" w:type="dxa"/>
            <w:tcBorders>
              <w:top w:val="single" w:sz="4" w:space="0" w:color="auto"/>
              <w:left w:val="single" w:sz="4" w:space="0" w:color="auto"/>
              <w:bottom w:val="single" w:sz="4" w:space="0" w:color="auto"/>
            </w:tcBorders>
          </w:tcPr>
          <w:p w14:paraId="57694C91" w14:textId="77777777" w:rsidR="000A08A7" w:rsidRDefault="00000000">
            <w:pPr>
              <w:jc w:val="center"/>
              <w:rPr>
                <w:b/>
                <w:sz w:val="24"/>
              </w:rPr>
            </w:pPr>
            <w:r>
              <w:rPr>
                <w:rFonts w:hint="eastAsia"/>
                <w:b/>
                <w:szCs w:val="21"/>
              </w:rPr>
              <w:t>长春工业</w:t>
            </w:r>
            <w:r>
              <w:rPr>
                <w:rFonts w:hint="eastAsia"/>
                <w:b/>
                <w:szCs w:val="21"/>
              </w:rPr>
              <w:t xml:space="preserve">    </w:t>
            </w:r>
            <w:r>
              <w:rPr>
                <w:rFonts w:hint="eastAsia"/>
                <w:b/>
                <w:szCs w:val="21"/>
              </w:rPr>
              <w:t>大学</w:t>
            </w:r>
          </w:p>
        </w:tc>
        <w:tc>
          <w:tcPr>
            <w:tcW w:w="1418" w:type="dxa"/>
            <w:tcBorders>
              <w:top w:val="single" w:sz="4" w:space="0" w:color="auto"/>
              <w:bottom w:val="single" w:sz="4" w:space="0" w:color="auto"/>
            </w:tcBorders>
          </w:tcPr>
          <w:p w14:paraId="7DAB3741" w14:textId="77777777" w:rsidR="000A08A7" w:rsidRDefault="00000000">
            <w:pPr>
              <w:jc w:val="center"/>
              <w:rPr>
                <w:b/>
                <w:szCs w:val="21"/>
              </w:rPr>
            </w:pPr>
            <w:r>
              <w:rPr>
                <w:b/>
                <w:szCs w:val="21"/>
              </w:rPr>
              <w:t>计算机科学</w:t>
            </w:r>
            <w:r>
              <w:rPr>
                <w:b/>
                <w:szCs w:val="21"/>
              </w:rPr>
              <w:t xml:space="preserve"> </w:t>
            </w:r>
            <w:r>
              <w:rPr>
                <w:b/>
                <w:szCs w:val="21"/>
              </w:rPr>
              <w:t>与工程学院</w:t>
            </w:r>
            <w:r>
              <w:rPr>
                <w:b/>
                <w:szCs w:val="21"/>
              </w:rPr>
              <w:t xml:space="preserve">/ </w:t>
            </w:r>
            <w:r>
              <w:rPr>
                <w:b/>
                <w:szCs w:val="21"/>
              </w:rPr>
              <w:t>软件工程专</w:t>
            </w:r>
            <w:r>
              <w:rPr>
                <w:b/>
                <w:szCs w:val="21"/>
              </w:rPr>
              <w:t xml:space="preserve"> </w:t>
            </w:r>
            <w:r>
              <w:rPr>
                <w:b/>
                <w:szCs w:val="21"/>
              </w:rPr>
              <w:t>业</w:t>
            </w:r>
          </w:p>
        </w:tc>
        <w:tc>
          <w:tcPr>
            <w:tcW w:w="1633" w:type="dxa"/>
            <w:gridSpan w:val="2"/>
            <w:tcBorders>
              <w:top w:val="single" w:sz="4" w:space="0" w:color="auto"/>
              <w:bottom w:val="single" w:sz="4" w:space="0" w:color="auto"/>
            </w:tcBorders>
          </w:tcPr>
          <w:p w14:paraId="2C73BDFD" w14:textId="77777777" w:rsidR="000A08A7" w:rsidRDefault="00000000">
            <w:pPr>
              <w:jc w:val="center"/>
              <w:rPr>
                <w:b/>
                <w:szCs w:val="21"/>
              </w:rPr>
            </w:pPr>
            <w:r>
              <w:rPr>
                <w:rFonts w:hint="eastAsia"/>
                <w:b/>
                <w:szCs w:val="21"/>
              </w:rPr>
              <w:t>15043111340</w:t>
            </w:r>
          </w:p>
        </w:tc>
        <w:tc>
          <w:tcPr>
            <w:tcW w:w="2114" w:type="dxa"/>
            <w:tcBorders>
              <w:top w:val="single" w:sz="4" w:space="0" w:color="auto"/>
              <w:bottom w:val="single" w:sz="4" w:space="0" w:color="auto"/>
            </w:tcBorders>
          </w:tcPr>
          <w:p w14:paraId="6F4C52AC" w14:textId="77777777" w:rsidR="000A08A7" w:rsidRDefault="00000000">
            <w:pPr>
              <w:jc w:val="center"/>
              <w:rPr>
                <w:b/>
                <w:szCs w:val="21"/>
              </w:rPr>
            </w:pPr>
            <w:r>
              <w:rPr>
                <w:rFonts w:hint="eastAsia"/>
                <w:b/>
                <w:szCs w:val="21"/>
              </w:rPr>
              <w:t>2839923714@qq.com</w:t>
            </w:r>
          </w:p>
        </w:tc>
      </w:tr>
      <w:tr w:rsidR="000A08A7" w14:paraId="4722F30B" w14:textId="77777777">
        <w:trPr>
          <w:cantSplit/>
          <w:trHeight w:val="435"/>
          <w:jc w:val="center"/>
        </w:trPr>
        <w:tc>
          <w:tcPr>
            <w:tcW w:w="627" w:type="dxa"/>
            <w:vMerge/>
            <w:textDirection w:val="tbRlV"/>
          </w:tcPr>
          <w:p w14:paraId="20A7BDD3" w14:textId="77777777" w:rsidR="000A08A7" w:rsidRDefault="000A08A7">
            <w:pPr>
              <w:ind w:left="113" w:right="113"/>
              <w:jc w:val="center"/>
              <w:rPr>
                <w:b/>
                <w:sz w:val="24"/>
              </w:rPr>
            </w:pPr>
          </w:p>
        </w:tc>
        <w:tc>
          <w:tcPr>
            <w:tcW w:w="940" w:type="dxa"/>
            <w:vMerge w:val="restart"/>
            <w:tcBorders>
              <w:top w:val="single" w:sz="4" w:space="0" w:color="auto"/>
            </w:tcBorders>
            <w:vAlign w:val="center"/>
          </w:tcPr>
          <w:p w14:paraId="5E2A1487" w14:textId="77777777" w:rsidR="000A08A7" w:rsidRDefault="00000000">
            <w:pPr>
              <w:jc w:val="center"/>
              <w:rPr>
                <w:b/>
                <w:sz w:val="24"/>
              </w:rPr>
            </w:pPr>
            <w:r>
              <w:rPr>
                <w:rFonts w:hint="eastAsia"/>
                <w:b/>
                <w:sz w:val="24"/>
              </w:rPr>
              <w:t>成</w:t>
            </w:r>
            <w:r>
              <w:rPr>
                <w:rFonts w:hint="eastAsia"/>
                <w:b/>
                <w:sz w:val="24"/>
              </w:rPr>
              <w:t xml:space="preserve">  </w:t>
            </w:r>
            <w:r>
              <w:rPr>
                <w:rFonts w:hint="eastAsia"/>
                <w:b/>
                <w:sz w:val="24"/>
              </w:rPr>
              <w:t>员</w:t>
            </w:r>
          </w:p>
        </w:tc>
        <w:tc>
          <w:tcPr>
            <w:tcW w:w="701" w:type="dxa"/>
            <w:gridSpan w:val="3"/>
            <w:tcBorders>
              <w:top w:val="single" w:sz="4" w:space="0" w:color="auto"/>
              <w:bottom w:val="single" w:sz="4" w:space="0" w:color="auto"/>
            </w:tcBorders>
          </w:tcPr>
          <w:p w14:paraId="0F6266D2" w14:textId="77777777" w:rsidR="000A08A7" w:rsidRDefault="00000000">
            <w:pPr>
              <w:jc w:val="center"/>
              <w:rPr>
                <w:b/>
                <w:szCs w:val="21"/>
              </w:rPr>
            </w:pPr>
            <w:r>
              <w:rPr>
                <w:rFonts w:hint="eastAsia"/>
                <w:b/>
                <w:szCs w:val="21"/>
              </w:rPr>
              <w:t>孙鑫健</w:t>
            </w:r>
          </w:p>
        </w:tc>
        <w:tc>
          <w:tcPr>
            <w:tcW w:w="739" w:type="dxa"/>
            <w:tcBorders>
              <w:top w:val="single" w:sz="4" w:space="0" w:color="auto"/>
              <w:bottom w:val="single" w:sz="4" w:space="0" w:color="auto"/>
              <w:right w:val="single" w:sz="4" w:space="0" w:color="auto"/>
            </w:tcBorders>
          </w:tcPr>
          <w:p w14:paraId="4D0F4FB8" w14:textId="77777777" w:rsidR="000A08A7" w:rsidRDefault="00000000">
            <w:pPr>
              <w:jc w:val="center"/>
              <w:rPr>
                <w:b/>
                <w:szCs w:val="21"/>
              </w:rPr>
            </w:pPr>
            <w:r>
              <w:rPr>
                <w:rFonts w:hint="eastAsia"/>
                <w:b/>
                <w:szCs w:val="21"/>
              </w:rPr>
              <w:t>2023</w:t>
            </w:r>
          </w:p>
        </w:tc>
        <w:tc>
          <w:tcPr>
            <w:tcW w:w="1070" w:type="dxa"/>
            <w:tcBorders>
              <w:top w:val="single" w:sz="4" w:space="0" w:color="auto"/>
              <w:left w:val="single" w:sz="4" w:space="0" w:color="auto"/>
              <w:bottom w:val="single" w:sz="4" w:space="0" w:color="auto"/>
            </w:tcBorders>
          </w:tcPr>
          <w:p w14:paraId="5F721FFB" w14:textId="77777777" w:rsidR="000A08A7" w:rsidRDefault="00000000">
            <w:pPr>
              <w:jc w:val="center"/>
              <w:rPr>
                <w:b/>
                <w:szCs w:val="21"/>
              </w:rPr>
            </w:pPr>
            <w:r>
              <w:rPr>
                <w:rFonts w:hint="eastAsia"/>
                <w:b/>
                <w:szCs w:val="21"/>
              </w:rPr>
              <w:t>长春工业</w:t>
            </w:r>
            <w:r>
              <w:rPr>
                <w:rFonts w:hint="eastAsia"/>
                <w:b/>
                <w:szCs w:val="21"/>
              </w:rPr>
              <w:t xml:space="preserve">    </w:t>
            </w:r>
            <w:r>
              <w:rPr>
                <w:rFonts w:hint="eastAsia"/>
                <w:b/>
                <w:szCs w:val="21"/>
              </w:rPr>
              <w:t>大学</w:t>
            </w:r>
          </w:p>
        </w:tc>
        <w:tc>
          <w:tcPr>
            <w:tcW w:w="1418" w:type="dxa"/>
            <w:tcBorders>
              <w:top w:val="single" w:sz="4" w:space="0" w:color="auto"/>
              <w:bottom w:val="single" w:sz="4" w:space="0" w:color="auto"/>
            </w:tcBorders>
          </w:tcPr>
          <w:p w14:paraId="3841CDBB" w14:textId="77777777" w:rsidR="000A08A7" w:rsidRDefault="00000000">
            <w:pPr>
              <w:jc w:val="center"/>
              <w:rPr>
                <w:b/>
                <w:szCs w:val="21"/>
              </w:rPr>
            </w:pPr>
            <w:r>
              <w:rPr>
                <w:b/>
                <w:szCs w:val="21"/>
              </w:rPr>
              <w:t>计算机科学</w:t>
            </w:r>
            <w:r>
              <w:rPr>
                <w:b/>
                <w:szCs w:val="21"/>
              </w:rPr>
              <w:t xml:space="preserve"> </w:t>
            </w:r>
            <w:r>
              <w:rPr>
                <w:b/>
                <w:szCs w:val="21"/>
              </w:rPr>
              <w:t>与工程学院</w:t>
            </w:r>
            <w:r>
              <w:rPr>
                <w:b/>
                <w:szCs w:val="21"/>
              </w:rPr>
              <w:t xml:space="preserve">/ </w:t>
            </w:r>
            <w:r>
              <w:rPr>
                <w:b/>
                <w:szCs w:val="21"/>
              </w:rPr>
              <w:t>软件工程专</w:t>
            </w:r>
            <w:r>
              <w:rPr>
                <w:b/>
                <w:szCs w:val="21"/>
              </w:rPr>
              <w:t xml:space="preserve"> </w:t>
            </w:r>
            <w:r>
              <w:rPr>
                <w:b/>
                <w:szCs w:val="21"/>
              </w:rPr>
              <w:t>业</w:t>
            </w:r>
          </w:p>
        </w:tc>
        <w:tc>
          <w:tcPr>
            <w:tcW w:w="1633" w:type="dxa"/>
            <w:gridSpan w:val="2"/>
            <w:tcBorders>
              <w:top w:val="single" w:sz="4" w:space="0" w:color="auto"/>
              <w:bottom w:val="single" w:sz="4" w:space="0" w:color="auto"/>
            </w:tcBorders>
          </w:tcPr>
          <w:p w14:paraId="4F7E47D7" w14:textId="77777777" w:rsidR="000A08A7" w:rsidRDefault="00000000">
            <w:pPr>
              <w:jc w:val="center"/>
              <w:rPr>
                <w:b/>
                <w:szCs w:val="21"/>
              </w:rPr>
            </w:pPr>
            <w:r>
              <w:rPr>
                <w:b/>
                <w:szCs w:val="21"/>
              </w:rPr>
              <w:t>15567715272</w:t>
            </w:r>
          </w:p>
        </w:tc>
        <w:tc>
          <w:tcPr>
            <w:tcW w:w="2114" w:type="dxa"/>
            <w:tcBorders>
              <w:top w:val="single" w:sz="4" w:space="0" w:color="auto"/>
              <w:bottom w:val="single" w:sz="4" w:space="0" w:color="auto"/>
            </w:tcBorders>
          </w:tcPr>
          <w:p w14:paraId="3A96D2D4" w14:textId="77777777" w:rsidR="000A08A7" w:rsidRDefault="00000000">
            <w:pPr>
              <w:jc w:val="center"/>
              <w:rPr>
                <w:b/>
                <w:szCs w:val="21"/>
              </w:rPr>
            </w:pPr>
            <w:r>
              <w:rPr>
                <w:b/>
                <w:szCs w:val="21"/>
              </w:rPr>
              <w:t>2195143375@qq.com</w:t>
            </w:r>
          </w:p>
        </w:tc>
      </w:tr>
      <w:tr w:rsidR="000A08A7" w14:paraId="207A87A3" w14:textId="77777777">
        <w:trPr>
          <w:cantSplit/>
          <w:trHeight w:val="435"/>
          <w:jc w:val="center"/>
        </w:trPr>
        <w:tc>
          <w:tcPr>
            <w:tcW w:w="627" w:type="dxa"/>
            <w:vMerge/>
            <w:textDirection w:val="tbRlV"/>
          </w:tcPr>
          <w:p w14:paraId="22D2D9A5" w14:textId="77777777" w:rsidR="000A08A7" w:rsidRDefault="000A08A7">
            <w:pPr>
              <w:ind w:left="113" w:right="113"/>
              <w:jc w:val="center"/>
              <w:rPr>
                <w:b/>
                <w:sz w:val="24"/>
              </w:rPr>
            </w:pPr>
          </w:p>
        </w:tc>
        <w:tc>
          <w:tcPr>
            <w:tcW w:w="940" w:type="dxa"/>
            <w:vMerge/>
            <w:tcBorders>
              <w:top w:val="single" w:sz="4" w:space="0" w:color="auto"/>
            </w:tcBorders>
          </w:tcPr>
          <w:p w14:paraId="0DF450F5" w14:textId="77777777" w:rsidR="000A08A7" w:rsidRDefault="000A08A7">
            <w:pPr>
              <w:jc w:val="center"/>
              <w:rPr>
                <w:b/>
                <w:sz w:val="24"/>
              </w:rPr>
            </w:pPr>
          </w:p>
        </w:tc>
        <w:tc>
          <w:tcPr>
            <w:tcW w:w="701" w:type="dxa"/>
            <w:gridSpan w:val="3"/>
            <w:tcBorders>
              <w:top w:val="single" w:sz="4" w:space="0" w:color="auto"/>
              <w:bottom w:val="single" w:sz="4" w:space="0" w:color="auto"/>
            </w:tcBorders>
          </w:tcPr>
          <w:p w14:paraId="70D27B73" w14:textId="77777777" w:rsidR="000A08A7" w:rsidRDefault="00000000">
            <w:pPr>
              <w:jc w:val="center"/>
              <w:rPr>
                <w:b/>
                <w:szCs w:val="21"/>
              </w:rPr>
            </w:pPr>
            <w:r>
              <w:rPr>
                <w:rFonts w:hint="eastAsia"/>
                <w:b/>
                <w:szCs w:val="21"/>
              </w:rPr>
              <w:t>林玢宇</w:t>
            </w:r>
          </w:p>
        </w:tc>
        <w:tc>
          <w:tcPr>
            <w:tcW w:w="739" w:type="dxa"/>
            <w:tcBorders>
              <w:top w:val="single" w:sz="4" w:space="0" w:color="auto"/>
              <w:bottom w:val="single" w:sz="4" w:space="0" w:color="auto"/>
              <w:right w:val="single" w:sz="4" w:space="0" w:color="auto"/>
            </w:tcBorders>
          </w:tcPr>
          <w:p w14:paraId="55D6F0AC" w14:textId="77777777" w:rsidR="000A08A7" w:rsidRDefault="00000000">
            <w:pPr>
              <w:jc w:val="center"/>
              <w:rPr>
                <w:b/>
                <w:szCs w:val="21"/>
              </w:rPr>
            </w:pPr>
            <w:r>
              <w:rPr>
                <w:rFonts w:hint="eastAsia"/>
                <w:b/>
                <w:szCs w:val="21"/>
              </w:rPr>
              <w:t>2023</w:t>
            </w:r>
          </w:p>
        </w:tc>
        <w:tc>
          <w:tcPr>
            <w:tcW w:w="1070" w:type="dxa"/>
            <w:tcBorders>
              <w:top w:val="single" w:sz="4" w:space="0" w:color="auto"/>
              <w:left w:val="single" w:sz="4" w:space="0" w:color="auto"/>
              <w:bottom w:val="single" w:sz="4" w:space="0" w:color="auto"/>
            </w:tcBorders>
          </w:tcPr>
          <w:p w14:paraId="31DBE71A" w14:textId="77777777" w:rsidR="000A08A7" w:rsidRDefault="00000000">
            <w:pPr>
              <w:jc w:val="center"/>
              <w:rPr>
                <w:b/>
                <w:szCs w:val="21"/>
              </w:rPr>
            </w:pPr>
            <w:r>
              <w:rPr>
                <w:rFonts w:hint="eastAsia"/>
                <w:b/>
                <w:szCs w:val="21"/>
              </w:rPr>
              <w:t>长春工业</w:t>
            </w:r>
            <w:r>
              <w:rPr>
                <w:rFonts w:hint="eastAsia"/>
                <w:b/>
                <w:szCs w:val="21"/>
              </w:rPr>
              <w:t xml:space="preserve">    </w:t>
            </w:r>
            <w:r>
              <w:rPr>
                <w:rFonts w:hint="eastAsia"/>
                <w:b/>
                <w:szCs w:val="21"/>
              </w:rPr>
              <w:t>大学</w:t>
            </w:r>
          </w:p>
        </w:tc>
        <w:tc>
          <w:tcPr>
            <w:tcW w:w="1418" w:type="dxa"/>
            <w:tcBorders>
              <w:top w:val="single" w:sz="4" w:space="0" w:color="auto"/>
              <w:bottom w:val="single" w:sz="4" w:space="0" w:color="auto"/>
            </w:tcBorders>
          </w:tcPr>
          <w:p w14:paraId="5C3DAA82" w14:textId="77777777" w:rsidR="000A08A7" w:rsidRDefault="00000000">
            <w:pPr>
              <w:jc w:val="center"/>
              <w:rPr>
                <w:b/>
                <w:szCs w:val="21"/>
              </w:rPr>
            </w:pPr>
            <w:r>
              <w:rPr>
                <w:b/>
                <w:szCs w:val="21"/>
              </w:rPr>
              <w:t>计算机科学</w:t>
            </w:r>
            <w:r>
              <w:rPr>
                <w:b/>
                <w:szCs w:val="21"/>
              </w:rPr>
              <w:t xml:space="preserve"> </w:t>
            </w:r>
            <w:r>
              <w:rPr>
                <w:b/>
                <w:szCs w:val="21"/>
              </w:rPr>
              <w:t>与工程学院</w:t>
            </w:r>
            <w:r>
              <w:rPr>
                <w:b/>
                <w:szCs w:val="21"/>
              </w:rPr>
              <w:t xml:space="preserve">/ </w:t>
            </w:r>
            <w:r>
              <w:rPr>
                <w:b/>
                <w:szCs w:val="21"/>
              </w:rPr>
              <w:t>软件工程专</w:t>
            </w:r>
            <w:r>
              <w:rPr>
                <w:b/>
                <w:szCs w:val="21"/>
              </w:rPr>
              <w:t xml:space="preserve"> </w:t>
            </w:r>
            <w:r>
              <w:rPr>
                <w:b/>
                <w:szCs w:val="21"/>
              </w:rPr>
              <w:t>业</w:t>
            </w:r>
          </w:p>
        </w:tc>
        <w:tc>
          <w:tcPr>
            <w:tcW w:w="1633" w:type="dxa"/>
            <w:gridSpan w:val="2"/>
            <w:tcBorders>
              <w:top w:val="single" w:sz="4" w:space="0" w:color="auto"/>
              <w:bottom w:val="single" w:sz="4" w:space="0" w:color="auto"/>
            </w:tcBorders>
          </w:tcPr>
          <w:p w14:paraId="44C323CE" w14:textId="77777777" w:rsidR="000A08A7" w:rsidRDefault="00000000">
            <w:pPr>
              <w:jc w:val="center"/>
              <w:rPr>
                <w:b/>
                <w:szCs w:val="21"/>
              </w:rPr>
            </w:pPr>
            <w:r>
              <w:rPr>
                <w:b/>
                <w:szCs w:val="21"/>
              </w:rPr>
              <w:t>15243036682</w:t>
            </w:r>
          </w:p>
        </w:tc>
        <w:tc>
          <w:tcPr>
            <w:tcW w:w="2114" w:type="dxa"/>
            <w:tcBorders>
              <w:top w:val="single" w:sz="4" w:space="0" w:color="auto"/>
              <w:bottom w:val="single" w:sz="4" w:space="0" w:color="auto"/>
            </w:tcBorders>
          </w:tcPr>
          <w:p w14:paraId="0D4162DE" w14:textId="77777777" w:rsidR="000A08A7" w:rsidRDefault="00000000">
            <w:pPr>
              <w:jc w:val="center"/>
              <w:rPr>
                <w:b/>
                <w:szCs w:val="21"/>
              </w:rPr>
            </w:pPr>
            <w:r>
              <w:rPr>
                <w:b/>
                <w:szCs w:val="21"/>
              </w:rPr>
              <w:t>1807568744@qq.com</w:t>
            </w:r>
          </w:p>
        </w:tc>
      </w:tr>
      <w:tr w:rsidR="000A08A7" w14:paraId="33E6DBD2" w14:textId="77777777">
        <w:trPr>
          <w:cantSplit/>
          <w:trHeight w:val="435"/>
          <w:jc w:val="center"/>
        </w:trPr>
        <w:tc>
          <w:tcPr>
            <w:tcW w:w="627" w:type="dxa"/>
            <w:vMerge/>
            <w:textDirection w:val="tbRlV"/>
          </w:tcPr>
          <w:p w14:paraId="17B23968" w14:textId="77777777" w:rsidR="000A08A7" w:rsidRDefault="000A08A7">
            <w:pPr>
              <w:ind w:left="113" w:right="113"/>
              <w:jc w:val="center"/>
              <w:rPr>
                <w:b/>
                <w:sz w:val="24"/>
              </w:rPr>
            </w:pPr>
          </w:p>
        </w:tc>
        <w:tc>
          <w:tcPr>
            <w:tcW w:w="940" w:type="dxa"/>
            <w:vMerge/>
            <w:tcBorders>
              <w:top w:val="single" w:sz="4" w:space="0" w:color="auto"/>
            </w:tcBorders>
          </w:tcPr>
          <w:p w14:paraId="2B50FF4F" w14:textId="77777777" w:rsidR="000A08A7" w:rsidRDefault="000A08A7">
            <w:pPr>
              <w:jc w:val="center"/>
              <w:rPr>
                <w:b/>
                <w:sz w:val="24"/>
              </w:rPr>
            </w:pPr>
          </w:p>
        </w:tc>
        <w:tc>
          <w:tcPr>
            <w:tcW w:w="701" w:type="dxa"/>
            <w:gridSpan w:val="3"/>
            <w:tcBorders>
              <w:top w:val="single" w:sz="4" w:space="0" w:color="auto"/>
              <w:bottom w:val="single" w:sz="4" w:space="0" w:color="auto"/>
            </w:tcBorders>
          </w:tcPr>
          <w:p w14:paraId="5D5F39D6" w14:textId="77777777" w:rsidR="000A08A7" w:rsidRDefault="00000000">
            <w:pPr>
              <w:jc w:val="center"/>
              <w:rPr>
                <w:b/>
                <w:szCs w:val="21"/>
              </w:rPr>
            </w:pPr>
            <w:r>
              <w:rPr>
                <w:rFonts w:hint="eastAsia"/>
                <w:b/>
                <w:szCs w:val="21"/>
              </w:rPr>
              <w:t>王虹达</w:t>
            </w:r>
          </w:p>
        </w:tc>
        <w:tc>
          <w:tcPr>
            <w:tcW w:w="739" w:type="dxa"/>
            <w:tcBorders>
              <w:top w:val="single" w:sz="4" w:space="0" w:color="auto"/>
              <w:bottom w:val="single" w:sz="4" w:space="0" w:color="auto"/>
              <w:right w:val="single" w:sz="4" w:space="0" w:color="auto"/>
            </w:tcBorders>
          </w:tcPr>
          <w:p w14:paraId="293AB32A" w14:textId="77777777" w:rsidR="000A08A7" w:rsidRDefault="00000000">
            <w:pPr>
              <w:jc w:val="center"/>
              <w:rPr>
                <w:b/>
                <w:szCs w:val="21"/>
              </w:rPr>
            </w:pPr>
            <w:r>
              <w:rPr>
                <w:rFonts w:hint="eastAsia"/>
                <w:b/>
                <w:szCs w:val="21"/>
              </w:rPr>
              <w:t>2023</w:t>
            </w:r>
          </w:p>
        </w:tc>
        <w:tc>
          <w:tcPr>
            <w:tcW w:w="1070" w:type="dxa"/>
            <w:tcBorders>
              <w:top w:val="single" w:sz="4" w:space="0" w:color="auto"/>
              <w:left w:val="single" w:sz="4" w:space="0" w:color="auto"/>
              <w:bottom w:val="single" w:sz="4" w:space="0" w:color="auto"/>
            </w:tcBorders>
          </w:tcPr>
          <w:p w14:paraId="4BF825BA" w14:textId="77777777" w:rsidR="000A08A7" w:rsidRDefault="00000000">
            <w:pPr>
              <w:jc w:val="center"/>
              <w:rPr>
                <w:b/>
                <w:szCs w:val="21"/>
              </w:rPr>
            </w:pPr>
            <w:r>
              <w:rPr>
                <w:rFonts w:hint="eastAsia"/>
                <w:b/>
                <w:szCs w:val="21"/>
              </w:rPr>
              <w:t>长春工业</w:t>
            </w:r>
            <w:r>
              <w:rPr>
                <w:rFonts w:hint="eastAsia"/>
                <w:b/>
                <w:szCs w:val="21"/>
              </w:rPr>
              <w:t xml:space="preserve">    </w:t>
            </w:r>
            <w:r>
              <w:rPr>
                <w:rFonts w:hint="eastAsia"/>
                <w:b/>
                <w:szCs w:val="21"/>
              </w:rPr>
              <w:t>大学</w:t>
            </w:r>
          </w:p>
        </w:tc>
        <w:tc>
          <w:tcPr>
            <w:tcW w:w="1418" w:type="dxa"/>
            <w:tcBorders>
              <w:top w:val="single" w:sz="4" w:space="0" w:color="auto"/>
              <w:bottom w:val="single" w:sz="4" w:space="0" w:color="auto"/>
            </w:tcBorders>
          </w:tcPr>
          <w:p w14:paraId="09CC37C0" w14:textId="77777777" w:rsidR="000A08A7" w:rsidRDefault="00000000">
            <w:pPr>
              <w:jc w:val="center"/>
              <w:rPr>
                <w:b/>
                <w:szCs w:val="21"/>
              </w:rPr>
            </w:pPr>
            <w:r>
              <w:rPr>
                <w:b/>
                <w:szCs w:val="21"/>
              </w:rPr>
              <w:t>计算机科学</w:t>
            </w:r>
            <w:r>
              <w:rPr>
                <w:b/>
                <w:szCs w:val="21"/>
              </w:rPr>
              <w:t xml:space="preserve"> </w:t>
            </w:r>
            <w:r>
              <w:rPr>
                <w:b/>
                <w:szCs w:val="21"/>
              </w:rPr>
              <w:t>与工程学院</w:t>
            </w:r>
            <w:r>
              <w:rPr>
                <w:b/>
                <w:szCs w:val="21"/>
              </w:rPr>
              <w:t xml:space="preserve">/ </w:t>
            </w:r>
            <w:r>
              <w:rPr>
                <w:b/>
                <w:szCs w:val="21"/>
              </w:rPr>
              <w:t>软件工程专</w:t>
            </w:r>
            <w:r>
              <w:rPr>
                <w:b/>
                <w:szCs w:val="21"/>
              </w:rPr>
              <w:t xml:space="preserve"> </w:t>
            </w:r>
            <w:r>
              <w:rPr>
                <w:b/>
                <w:szCs w:val="21"/>
              </w:rPr>
              <w:t>业</w:t>
            </w:r>
          </w:p>
        </w:tc>
        <w:tc>
          <w:tcPr>
            <w:tcW w:w="1633" w:type="dxa"/>
            <w:gridSpan w:val="2"/>
            <w:tcBorders>
              <w:top w:val="single" w:sz="4" w:space="0" w:color="auto"/>
              <w:bottom w:val="single" w:sz="4" w:space="0" w:color="auto"/>
            </w:tcBorders>
          </w:tcPr>
          <w:p w14:paraId="7A8378CB" w14:textId="77777777" w:rsidR="000A08A7" w:rsidRDefault="00000000">
            <w:pPr>
              <w:jc w:val="center"/>
              <w:rPr>
                <w:b/>
                <w:szCs w:val="21"/>
              </w:rPr>
            </w:pPr>
            <w:r>
              <w:rPr>
                <w:b/>
                <w:szCs w:val="21"/>
              </w:rPr>
              <w:t>18743324133</w:t>
            </w:r>
          </w:p>
        </w:tc>
        <w:tc>
          <w:tcPr>
            <w:tcW w:w="2114" w:type="dxa"/>
            <w:tcBorders>
              <w:top w:val="single" w:sz="4" w:space="0" w:color="auto"/>
              <w:bottom w:val="single" w:sz="4" w:space="0" w:color="auto"/>
            </w:tcBorders>
          </w:tcPr>
          <w:p w14:paraId="20BDFEDB" w14:textId="77777777" w:rsidR="000A08A7" w:rsidRDefault="00000000">
            <w:pPr>
              <w:jc w:val="center"/>
              <w:rPr>
                <w:b/>
                <w:szCs w:val="21"/>
              </w:rPr>
            </w:pPr>
            <w:r>
              <w:rPr>
                <w:b/>
                <w:szCs w:val="21"/>
              </w:rPr>
              <w:t>3204207718@qq.com</w:t>
            </w:r>
          </w:p>
        </w:tc>
      </w:tr>
      <w:tr w:rsidR="000A08A7" w14:paraId="1C294EBA" w14:textId="77777777">
        <w:trPr>
          <w:cantSplit/>
          <w:trHeight w:val="708"/>
          <w:jc w:val="center"/>
        </w:trPr>
        <w:tc>
          <w:tcPr>
            <w:tcW w:w="627" w:type="dxa"/>
            <w:vMerge w:val="restart"/>
            <w:textDirection w:val="tbRlV"/>
            <w:vAlign w:val="center"/>
          </w:tcPr>
          <w:p w14:paraId="3A8BCCF9" w14:textId="77777777" w:rsidR="000A08A7" w:rsidRDefault="00000000">
            <w:pPr>
              <w:ind w:left="113" w:right="113"/>
              <w:jc w:val="center"/>
              <w:rPr>
                <w:b/>
                <w:sz w:val="24"/>
              </w:rPr>
            </w:pPr>
            <w:r>
              <w:rPr>
                <w:rFonts w:hint="eastAsia"/>
                <w:b/>
                <w:sz w:val="24"/>
              </w:rPr>
              <w:t>指导教师</w:t>
            </w:r>
          </w:p>
        </w:tc>
        <w:tc>
          <w:tcPr>
            <w:tcW w:w="1263" w:type="dxa"/>
            <w:gridSpan w:val="3"/>
            <w:tcBorders>
              <w:top w:val="single" w:sz="4" w:space="0" w:color="auto"/>
              <w:bottom w:val="single" w:sz="4" w:space="0" w:color="auto"/>
            </w:tcBorders>
            <w:vAlign w:val="center"/>
          </w:tcPr>
          <w:p w14:paraId="20434373" w14:textId="77777777" w:rsidR="000A08A7" w:rsidRDefault="00000000">
            <w:pPr>
              <w:jc w:val="center"/>
              <w:rPr>
                <w:b/>
                <w:sz w:val="24"/>
              </w:rPr>
            </w:pPr>
            <w:r>
              <w:rPr>
                <w:rFonts w:hint="eastAsia"/>
                <w:b/>
                <w:sz w:val="24"/>
              </w:rPr>
              <w:t>姓名</w:t>
            </w:r>
          </w:p>
        </w:tc>
        <w:tc>
          <w:tcPr>
            <w:tcW w:w="2187" w:type="dxa"/>
            <w:gridSpan w:val="3"/>
            <w:tcBorders>
              <w:top w:val="single" w:sz="4" w:space="0" w:color="auto"/>
              <w:bottom w:val="single" w:sz="4" w:space="0" w:color="auto"/>
            </w:tcBorders>
            <w:vAlign w:val="center"/>
          </w:tcPr>
          <w:p w14:paraId="4F7F6832" w14:textId="77777777" w:rsidR="000A08A7" w:rsidRDefault="00000000">
            <w:pPr>
              <w:jc w:val="center"/>
              <w:rPr>
                <w:b/>
                <w:sz w:val="24"/>
              </w:rPr>
            </w:pPr>
            <w:r>
              <w:rPr>
                <w:rFonts w:hint="eastAsia"/>
                <w:b/>
                <w:sz w:val="24"/>
              </w:rPr>
              <w:t>周晓堂</w:t>
            </w:r>
          </w:p>
        </w:tc>
        <w:tc>
          <w:tcPr>
            <w:tcW w:w="1418" w:type="dxa"/>
            <w:tcBorders>
              <w:top w:val="single" w:sz="4" w:space="0" w:color="auto"/>
              <w:bottom w:val="single" w:sz="4" w:space="0" w:color="auto"/>
            </w:tcBorders>
            <w:vAlign w:val="center"/>
          </w:tcPr>
          <w:p w14:paraId="65CD22B3" w14:textId="77777777" w:rsidR="000A08A7" w:rsidRDefault="00000000">
            <w:pPr>
              <w:jc w:val="center"/>
              <w:rPr>
                <w:b/>
                <w:sz w:val="24"/>
              </w:rPr>
            </w:pPr>
            <w:r>
              <w:rPr>
                <w:rFonts w:hint="eastAsia"/>
                <w:b/>
                <w:sz w:val="24"/>
              </w:rPr>
              <w:t>研究方向</w:t>
            </w:r>
          </w:p>
        </w:tc>
        <w:tc>
          <w:tcPr>
            <w:tcW w:w="3747" w:type="dxa"/>
            <w:gridSpan w:val="3"/>
            <w:tcBorders>
              <w:top w:val="single" w:sz="4" w:space="0" w:color="auto"/>
              <w:bottom w:val="single" w:sz="4" w:space="0" w:color="auto"/>
            </w:tcBorders>
            <w:vAlign w:val="center"/>
          </w:tcPr>
          <w:p w14:paraId="09B91362" w14:textId="77777777" w:rsidR="000A08A7" w:rsidRDefault="00000000">
            <w:pPr>
              <w:jc w:val="center"/>
              <w:rPr>
                <w:b/>
                <w:sz w:val="24"/>
              </w:rPr>
            </w:pPr>
            <w:r>
              <w:rPr>
                <w:b/>
                <w:sz w:val="24"/>
              </w:rPr>
              <w:t>自然语言处理</w:t>
            </w:r>
          </w:p>
        </w:tc>
      </w:tr>
      <w:tr w:rsidR="000A08A7" w14:paraId="36C81DB9" w14:textId="77777777">
        <w:trPr>
          <w:cantSplit/>
          <w:trHeight w:val="468"/>
          <w:jc w:val="center"/>
        </w:trPr>
        <w:tc>
          <w:tcPr>
            <w:tcW w:w="627" w:type="dxa"/>
            <w:vMerge/>
            <w:textDirection w:val="tbRlV"/>
            <w:vAlign w:val="center"/>
          </w:tcPr>
          <w:p w14:paraId="77BDEAEB" w14:textId="77777777" w:rsidR="000A08A7" w:rsidRDefault="000A08A7">
            <w:pPr>
              <w:ind w:left="113" w:right="113"/>
              <w:jc w:val="center"/>
              <w:rPr>
                <w:b/>
                <w:sz w:val="24"/>
              </w:rPr>
            </w:pPr>
          </w:p>
        </w:tc>
        <w:tc>
          <w:tcPr>
            <w:tcW w:w="1263" w:type="dxa"/>
            <w:gridSpan w:val="3"/>
            <w:tcBorders>
              <w:top w:val="single" w:sz="4" w:space="0" w:color="auto"/>
              <w:bottom w:val="single" w:sz="4" w:space="0" w:color="auto"/>
            </w:tcBorders>
            <w:vAlign w:val="center"/>
          </w:tcPr>
          <w:p w14:paraId="4BEA1FCC" w14:textId="77777777" w:rsidR="000A08A7" w:rsidRDefault="00000000">
            <w:pPr>
              <w:jc w:val="center"/>
              <w:rPr>
                <w:b/>
                <w:sz w:val="24"/>
              </w:rPr>
            </w:pPr>
            <w:r>
              <w:rPr>
                <w:rFonts w:hint="eastAsia"/>
                <w:b/>
                <w:sz w:val="24"/>
              </w:rPr>
              <w:t>年龄</w:t>
            </w:r>
          </w:p>
        </w:tc>
        <w:tc>
          <w:tcPr>
            <w:tcW w:w="2187" w:type="dxa"/>
            <w:gridSpan w:val="3"/>
            <w:tcBorders>
              <w:top w:val="single" w:sz="4" w:space="0" w:color="auto"/>
              <w:bottom w:val="single" w:sz="4" w:space="0" w:color="auto"/>
            </w:tcBorders>
            <w:vAlign w:val="center"/>
          </w:tcPr>
          <w:p w14:paraId="6FD2BAA2" w14:textId="77777777" w:rsidR="000A08A7" w:rsidRDefault="00000000">
            <w:pPr>
              <w:jc w:val="center"/>
              <w:rPr>
                <w:b/>
                <w:sz w:val="24"/>
              </w:rPr>
            </w:pPr>
            <w:r>
              <w:rPr>
                <w:rFonts w:hint="eastAsia"/>
                <w:b/>
                <w:sz w:val="24"/>
              </w:rPr>
              <w:t>37</w:t>
            </w:r>
          </w:p>
        </w:tc>
        <w:tc>
          <w:tcPr>
            <w:tcW w:w="2835" w:type="dxa"/>
            <w:gridSpan w:val="2"/>
            <w:tcBorders>
              <w:top w:val="single" w:sz="4" w:space="0" w:color="auto"/>
              <w:bottom w:val="single" w:sz="4" w:space="0" w:color="auto"/>
            </w:tcBorders>
            <w:vAlign w:val="center"/>
          </w:tcPr>
          <w:p w14:paraId="024EDDC7" w14:textId="77777777" w:rsidR="000A08A7" w:rsidRDefault="00000000">
            <w:pPr>
              <w:jc w:val="center"/>
              <w:rPr>
                <w:b/>
                <w:sz w:val="24"/>
              </w:rPr>
            </w:pPr>
            <w:r>
              <w:rPr>
                <w:rFonts w:hint="eastAsia"/>
                <w:b/>
                <w:sz w:val="24"/>
              </w:rPr>
              <w:t>行政职务</w:t>
            </w:r>
            <w:r>
              <w:rPr>
                <w:rFonts w:hint="eastAsia"/>
                <w:b/>
                <w:sz w:val="24"/>
              </w:rPr>
              <w:t>/</w:t>
            </w:r>
            <w:r>
              <w:rPr>
                <w:rFonts w:hint="eastAsia"/>
                <w:b/>
                <w:sz w:val="24"/>
              </w:rPr>
              <w:t>专业技术职务</w:t>
            </w:r>
          </w:p>
        </w:tc>
        <w:tc>
          <w:tcPr>
            <w:tcW w:w="2330" w:type="dxa"/>
            <w:gridSpan w:val="2"/>
            <w:tcBorders>
              <w:top w:val="single" w:sz="4" w:space="0" w:color="auto"/>
              <w:bottom w:val="single" w:sz="4" w:space="0" w:color="auto"/>
            </w:tcBorders>
            <w:vAlign w:val="center"/>
          </w:tcPr>
          <w:p w14:paraId="269ED7C3" w14:textId="77777777" w:rsidR="000A08A7" w:rsidRDefault="00000000">
            <w:pPr>
              <w:jc w:val="center"/>
              <w:rPr>
                <w:b/>
                <w:sz w:val="24"/>
              </w:rPr>
            </w:pPr>
            <w:r>
              <w:rPr>
                <w:b/>
                <w:sz w:val="24"/>
              </w:rPr>
              <w:t>讲师</w:t>
            </w:r>
          </w:p>
        </w:tc>
      </w:tr>
      <w:tr w:rsidR="000A08A7" w14:paraId="6434D57A" w14:textId="77777777">
        <w:trPr>
          <w:cantSplit/>
          <w:trHeight w:val="6021"/>
          <w:jc w:val="center"/>
        </w:trPr>
        <w:tc>
          <w:tcPr>
            <w:tcW w:w="627" w:type="dxa"/>
            <w:vMerge/>
            <w:textDirection w:val="tbRlV"/>
            <w:vAlign w:val="center"/>
          </w:tcPr>
          <w:p w14:paraId="3629106F" w14:textId="77777777" w:rsidR="000A08A7" w:rsidRDefault="000A08A7">
            <w:pPr>
              <w:ind w:left="113" w:right="113"/>
              <w:jc w:val="center"/>
              <w:rPr>
                <w:b/>
                <w:sz w:val="24"/>
              </w:rPr>
            </w:pPr>
          </w:p>
        </w:tc>
        <w:tc>
          <w:tcPr>
            <w:tcW w:w="1263" w:type="dxa"/>
            <w:gridSpan w:val="3"/>
            <w:tcBorders>
              <w:top w:val="single" w:sz="4" w:space="0" w:color="auto"/>
              <w:bottom w:val="single" w:sz="4" w:space="0" w:color="auto"/>
            </w:tcBorders>
            <w:vAlign w:val="center"/>
          </w:tcPr>
          <w:p w14:paraId="60683E13" w14:textId="77777777" w:rsidR="000A08A7" w:rsidRDefault="00000000">
            <w:pPr>
              <w:jc w:val="center"/>
              <w:rPr>
                <w:b/>
                <w:sz w:val="24"/>
              </w:rPr>
            </w:pPr>
            <w:r>
              <w:rPr>
                <w:rFonts w:hint="eastAsia"/>
                <w:b/>
                <w:sz w:val="24"/>
              </w:rPr>
              <w:t>主要成果</w:t>
            </w:r>
          </w:p>
        </w:tc>
        <w:tc>
          <w:tcPr>
            <w:tcW w:w="7352" w:type="dxa"/>
            <w:gridSpan w:val="7"/>
            <w:tcBorders>
              <w:top w:val="single" w:sz="4" w:space="0" w:color="auto"/>
              <w:bottom w:val="single" w:sz="4" w:space="0" w:color="auto"/>
            </w:tcBorders>
          </w:tcPr>
          <w:p w14:paraId="1A22513F" w14:textId="77777777" w:rsidR="000A08A7" w:rsidRDefault="00000000">
            <w:pPr>
              <w:widowControl/>
              <w:ind w:firstLineChars="200" w:firstLine="400"/>
              <w:jc w:val="left"/>
            </w:pPr>
            <w:r>
              <w:rPr>
                <w:rFonts w:ascii="华文楷体" w:eastAsia="华文楷体" w:hAnsi="华文楷体" w:cs="华文楷体"/>
                <w:color w:val="000000"/>
                <w:kern w:val="0"/>
                <w:sz w:val="20"/>
                <w:szCs w:val="20"/>
                <w:lang w:bidi="ar"/>
              </w:rPr>
              <w:t xml:space="preserve">主持、参加纵向科研课题 </w:t>
            </w:r>
            <w:r>
              <w:rPr>
                <w:color w:val="000000"/>
                <w:kern w:val="0"/>
                <w:sz w:val="20"/>
                <w:szCs w:val="20"/>
                <w:lang w:bidi="ar"/>
              </w:rPr>
              <w:t xml:space="preserve">6 </w:t>
            </w:r>
            <w:r>
              <w:rPr>
                <w:rFonts w:ascii="华文楷体" w:eastAsia="华文楷体" w:hAnsi="华文楷体" w:cs="华文楷体" w:hint="eastAsia"/>
                <w:color w:val="000000"/>
                <w:kern w:val="0"/>
                <w:sz w:val="20"/>
                <w:szCs w:val="20"/>
                <w:lang w:bidi="ar"/>
              </w:rPr>
              <w:t xml:space="preserve">项：主持吉林省自然科学基金项目 </w:t>
            </w:r>
            <w:r>
              <w:rPr>
                <w:color w:val="000000"/>
                <w:kern w:val="0"/>
                <w:sz w:val="20"/>
                <w:szCs w:val="20"/>
                <w:lang w:bidi="ar"/>
              </w:rPr>
              <w:t xml:space="preserve">1 </w:t>
            </w:r>
            <w:r>
              <w:rPr>
                <w:rFonts w:ascii="华文楷体" w:eastAsia="华文楷体" w:hAnsi="华文楷体" w:cs="华文楷体" w:hint="eastAsia"/>
                <w:color w:val="000000"/>
                <w:kern w:val="0"/>
                <w:sz w:val="20"/>
                <w:szCs w:val="20"/>
                <w:lang w:bidi="ar"/>
              </w:rPr>
              <w:t xml:space="preserve">项、吉林省教育厅重点科学研究项目 </w:t>
            </w:r>
            <w:r>
              <w:rPr>
                <w:color w:val="000000"/>
                <w:kern w:val="0"/>
                <w:sz w:val="20"/>
                <w:szCs w:val="20"/>
                <w:lang w:bidi="ar"/>
              </w:rPr>
              <w:t xml:space="preserve">1 </w:t>
            </w:r>
            <w:r>
              <w:rPr>
                <w:rFonts w:ascii="华文楷体" w:eastAsia="华文楷体" w:hAnsi="华文楷体" w:cs="华文楷体" w:hint="eastAsia"/>
                <w:color w:val="000000"/>
                <w:kern w:val="0"/>
                <w:sz w:val="20"/>
                <w:szCs w:val="20"/>
                <w:lang w:bidi="ar"/>
              </w:rPr>
              <w:t xml:space="preserve">项，作为主要参与人承担国家自然科学基金面上项目 1项、国家自然科学基金青年项目 </w:t>
            </w:r>
            <w:r>
              <w:rPr>
                <w:color w:val="000000"/>
                <w:kern w:val="0"/>
                <w:sz w:val="20"/>
                <w:szCs w:val="20"/>
                <w:lang w:bidi="ar"/>
              </w:rPr>
              <w:t xml:space="preserve">1 </w:t>
            </w:r>
            <w:r>
              <w:rPr>
                <w:rFonts w:ascii="华文楷体" w:eastAsia="华文楷体" w:hAnsi="华文楷体" w:cs="华文楷体" w:hint="eastAsia"/>
                <w:color w:val="000000"/>
                <w:kern w:val="0"/>
                <w:sz w:val="20"/>
                <w:szCs w:val="20"/>
                <w:lang w:bidi="ar"/>
              </w:rPr>
              <w:t xml:space="preserve">项、吉林省科技发展计划重点研发项目 </w:t>
            </w:r>
            <w:r>
              <w:rPr>
                <w:color w:val="000000"/>
                <w:kern w:val="0"/>
                <w:sz w:val="20"/>
                <w:szCs w:val="20"/>
                <w:lang w:bidi="ar"/>
              </w:rPr>
              <w:t xml:space="preserve">1 </w:t>
            </w:r>
            <w:r>
              <w:rPr>
                <w:rFonts w:ascii="华文楷体" w:eastAsia="华文楷体" w:hAnsi="华文楷体" w:cs="华文楷体" w:hint="eastAsia"/>
                <w:color w:val="000000"/>
                <w:kern w:val="0"/>
                <w:sz w:val="20"/>
                <w:szCs w:val="20"/>
                <w:lang w:bidi="ar"/>
              </w:rPr>
              <w:t xml:space="preserve">项、吉林省教育厅科学研究项目 </w:t>
            </w:r>
            <w:r>
              <w:rPr>
                <w:color w:val="000000"/>
                <w:kern w:val="0"/>
                <w:sz w:val="20"/>
                <w:szCs w:val="20"/>
                <w:lang w:bidi="ar"/>
              </w:rPr>
              <w:t xml:space="preserve">1 </w:t>
            </w:r>
            <w:r>
              <w:rPr>
                <w:rFonts w:ascii="华文楷体" w:eastAsia="华文楷体" w:hAnsi="华文楷体" w:cs="华文楷体" w:hint="eastAsia"/>
                <w:color w:val="000000"/>
                <w:kern w:val="0"/>
                <w:sz w:val="20"/>
                <w:szCs w:val="20"/>
                <w:lang w:bidi="ar"/>
              </w:rPr>
              <w:t xml:space="preserve">项。 </w:t>
            </w:r>
          </w:p>
          <w:p w14:paraId="31939868" w14:textId="77777777" w:rsidR="000A08A7" w:rsidRDefault="00000000">
            <w:pPr>
              <w:widowControl/>
              <w:jc w:val="left"/>
            </w:pPr>
            <w:r>
              <w:rPr>
                <w:color w:val="000000"/>
                <w:kern w:val="0"/>
                <w:sz w:val="20"/>
                <w:szCs w:val="20"/>
                <w:lang w:bidi="ar"/>
              </w:rPr>
              <w:t xml:space="preserve">1. </w:t>
            </w:r>
            <w:r>
              <w:rPr>
                <w:rFonts w:ascii="华文楷体" w:eastAsia="华文楷体" w:hAnsi="华文楷体" w:cs="华文楷体" w:hint="eastAsia"/>
                <w:color w:val="000000"/>
                <w:kern w:val="0"/>
                <w:sz w:val="20"/>
                <w:szCs w:val="20"/>
                <w:lang w:bidi="ar"/>
              </w:rPr>
              <w:t>用于短文本主题语义分析的基于多源信息约束的神经主题模型研究，吉林省自然科学基金（自由探索一般项目）（编号：</w:t>
            </w:r>
            <w:r>
              <w:rPr>
                <w:color w:val="000000"/>
                <w:kern w:val="0"/>
                <w:sz w:val="20"/>
                <w:szCs w:val="20"/>
                <w:lang w:bidi="ar"/>
              </w:rPr>
              <w:t>YDZJ202301ZYTS410</w:t>
            </w:r>
            <w:r>
              <w:rPr>
                <w:rFonts w:ascii="华文楷体" w:eastAsia="华文楷体" w:hAnsi="华文楷体" w:cs="华文楷体" w:hint="eastAsia"/>
                <w:color w:val="000000"/>
                <w:kern w:val="0"/>
                <w:sz w:val="20"/>
                <w:szCs w:val="20"/>
                <w:lang w:bidi="ar"/>
              </w:rPr>
              <w:t>），</w:t>
            </w:r>
            <w:r>
              <w:rPr>
                <w:color w:val="000000"/>
                <w:kern w:val="0"/>
                <w:sz w:val="20"/>
                <w:szCs w:val="20"/>
                <w:lang w:bidi="ar"/>
              </w:rPr>
              <w:t>2023.1-2025.12</w:t>
            </w:r>
            <w:r>
              <w:rPr>
                <w:rFonts w:ascii="华文楷体" w:eastAsia="华文楷体" w:hAnsi="华文楷体" w:cs="华文楷体" w:hint="eastAsia"/>
                <w:color w:val="000000"/>
                <w:kern w:val="0"/>
                <w:sz w:val="20"/>
                <w:szCs w:val="20"/>
                <w:lang w:bidi="ar"/>
              </w:rPr>
              <w:t>，</w:t>
            </w:r>
            <w:r>
              <w:rPr>
                <w:color w:val="000000"/>
                <w:kern w:val="0"/>
                <w:sz w:val="20"/>
                <w:szCs w:val="20"/>
                <w:lang w:bidi="ar"/>
              </w:rPr>
              <w:t xml:space="preserve">8 </w:t>
            </w:r>
            <w:r>
              <w:rPr>
                <w:rFonts w:ascii="华文楷体" w:eastAsia="华文楷体" w:hAnsi="华文楷体" w:cs="华文楷体" w:hint="eastAsia"/>
                <w:color w:val="000000"/>
                <w:kern w:val="0"/>
                <w:sz w:val="20"/>
                <w:szCs w:val="20"/>
                <w:lang w:bidi="ar"/>
              </w:rPr>
              <w:t>万元，主持，</w:t>
            </w:r>
            <w:r>
              <w:rPr>
                <w:color w:val="000000"/>
                <w:kern w:val="0"/>
                <w:sz w:val="20"/>
                <w:szCs w:val="20"/>
                <w:lang w:bidi="ar"/>
              </w:rPr>
              <w:t xml:space="preserve">1/8 </w:t>
            </w:r>
          </w:p>
          <w:p w14:paraId="064AA24E" w14:textId="77777777" w:rsidR="000A08A7" w:rsidRDefault="00000000">
            <w:pPr>
              <w:widowControl/>
              <w:jc w:val="left"/>
            </w:pPr>
            <w:r>
              <w:rPr>
                <w:color w:val="000000"/>
                <w:kern w:val="0"/>
                <w:sz w:val="20"/>
                <w:szCs w:val="20"/>
                <w:lang w:bidi="ar"/>
              </w:rPr>
              <w:t xml:space="preserve">2. </w:t>
            </w:r>
            <w:r>
              <w:rPr>
                <w:rFonts w:ascii="华文楷体" w:eastAsia="华文楷体" w:hAnsi="华文楷体" w:cs="华文楷体" w:hint="eastAsia"/>
                <w:color w:val="000000"/>
                <w:kern w:val="0"/>
                <w:sz w:val="20"/>
                <w:szCs w:val="20"/>
                <w:lang w:bidi="ar"/>
              </w:rPr>
              <w:t>快速吉布斯采样主题推断算法研究，吉林省教育厅</w:t>
            </w:r>
            <w:r>
              <w:rPr>
                <w:color w:val="000000"/>
                <w:kern w:val="0"/>
                <w:sz w:val="20"/>
                <w:szCs w:val="20"/>
                <w:lang w:bidi="ar"/>
              </w:rPr>
              <w:t>“</w:t>
            </w:r>
            <w:r>
              <w:rPr>
                <w:rFonts w:ascii="华文楷体" w:eastAsia="华文楷体" w:hAnsi="华文楷体" w:cs="华文楷体" w:hint="eastAsia"/>
                <w:color w:val="000000"/>
                <w:kern w:val="0"/>
                <w:sz w:val="20"/>
                <w:szCs w:val="20"/>
                <w:lang w:bidi="ar"/>
              </w:rPr>
              <w:t>十三五</w:t>
            </w:r>
            <w:r>
              <w:rPr>
                <w:color w:val="000000"/>
                <w:kern w:val="0"/>
                <w:sz w:val="20"/>
                <w:szCs w:val="20"/>
                <w:lang w:bidi="ar"/>
              </w:rPr>
              <w:t>”</w:t>
            </w:r>
            <w:r>
              <w:rPr>
                <w:rFonts w:ascii="华文楷体" w:eastAsia="华文楷体" w:hAnsi="华文楷体" w:cs="华文楷体" w:hint="eastAsia"/>
                <w:color w:val="000000"/>
                <w:kern w:val="0"/>
                <w:sz w:val="20"/>
                <w:szCs w:val="20"/>
                <w:lang w:bidi="ar"/>
              </w:rPr>
              <w:t>科学技术项目（编号：</w:t>
            </w:r>
            <w:r>
              <w:rPr>
                <w:color w:val="000000"/>
                <w:kern w:val="0"/>
                <w:sz w:val="20"/>
                <w:szCs w:val="20"/>
                <w:lang w:bidi="ar"/>
              </w:rPr>
              <w:t>JJKH20200677KJ</w:t>
            </w:r>
            <w:r>
              <w:rPr>
                <w:rFonts w:ascii="华文楷体" w:eastAsia="华文楷体" w:hAnsi="华文楷体" w:cs="华文楷体" w:hint="eastAsia"/>
                <w:color w:val="000000"/>
                <w:kern w:val="0"/>
                <w:sz w:val="20"/>
                <w:szCs w:val="20"/>
                <w:lang w:bidi="ar"/>
              </w:rPr>
              <w:t>），</w:t>
            </w:r>
            <w:r>
              <w:rPr>
                <w:color w:val="000000"/>
                <w:kern w:val="0"/>
                <w:sz w:val="20"/>
                <w:szCs w:val="20"/>
                <w:lang w:bidi="ar"/>
              </w:rPr>
              <w:t>2020.1-2023.12</w:t>
            </w:r>
            <w:r>
              <w:rPr>
                <w:rFonts w:ascii="华文楷体" w:eastAsia="华文楷体" w:hAnsi="华文楷体" w:cs="华文楷体" w:hint="eastAsia"/>
                <w:color w:val="000000"/>
                <w:kern w:val="0"/>
                <w:sz w:val="20"/>
                <w:szCs w:val="20"/>
                <w:lang w:bidi="ar"/>
              </w:rPr>
              <w:t>，</w:t>
            </w:r>
            <w:r>
              <w:rPr>
                <w:color w:val="000000"/>
                <w:kern w:val="0"/>
                <w:sz w:val="20"/>
                <w:szCs w:val="20"/>
                <w:lang w:bidi="ar"/>
              </w:rPr>
              <w:t xml:space="preserve">5 </w:t>
            </w:r>
            <w:r>
              <w:rPr>
                <w:rFonts w:ascii="华文楷体" w:eastAsia="华文楷体" w:hAnsi="华文楷体" w:cs="华文楷体" w:hint="eastAsia"/>
                <w:color w:val="000000"/>
                <w:kern w:val="0"/>
                <w:sz w:val="20"/>
                <w:szCs w:val="20"/>
                <w:lang w:bidi="ar"/>
              </w:rPr>
              <w:t>万元，主持，</w:t>
            </w:r>
            <w:r>
              <w:rPr>
                <w:color w:val="000000"/>
                <w:kern w:val="0"/>
                <w:sz w:val="20"/>
                <w:szCs w:val="20"/>
                <w:lang w:bidi="ar"/>
              </w:rPr>
              <w:t xml:space="preserve">1/8 </w:t>
            </w:r>
          </w:p>
          <w:p w14:paraId="7841399D" w14:textId="77777777" w:rsidR="000A08A7" w:rsidRDefault="00000000">
            <w:pPr>
              <w:widowControl/>
              <w:jc w:val="left"/>
            </w:pPr>
            <w:r>
              <w:rPr>
                <w:color w:val="000000"/>
                <w:kern w:val="0"/>
                <w:sz w:val="20"/>
                <w:szCs w:val="20"/>
                <w:lang w:bidi="ar"/>
              </w:rPr>
              <w:t xml:space="preserve">3. </w:t>
            </w:r>
            <w:r>
              <w:rPr>
                <w:rFonts w:ascii="华文楷体" w:eastAsia="华文楷体" w:hAnsi="华文楷体" w:cs="华文楷体" w:hint="eastAsia"/>
                <w:color w:val="000000"/>
                <w:kern w:val="0"/>
                <w:sz w:val="20"/>
                <w:szCs w:val="20"/>
                <w:lang w:bidi="ar"/>
              </w:rPr>
              <w:t>基于深度学习</w:t>
            </w:r>
            <w:r>
              <w:rPr>
                <w:color w:val="000000"/>
                <w:kern w:val="0"/>
                <w:sz w:val="20"/>
                <w:szCs w:val="20"/>
                <w:lang w:bidi="ar"/>
              </w:rPr>
              <w:t>+</w:t>
            </w:r>
            <w:r>
              <w:rPr>
                <w:rFonts w:ascii="华文楷体" w:eastAsia="华文楷体" w:hAnsi="华文楷体" w:cs="华文楷体" w:hint="eastAsia"/>
                <w:color w:val="000000"/>
                <w:kern w:val="0"/>
                <w:sz w:val="20"/>
                <w:szCs w:val="20"/>
                <w:lang w:bidi="ar"/>
              </w:rPr>
              <w:t>强化学习的指静脉识别与密码应用研究，吉林省科技发展计划项目（编号：</w:t>
            </w:r>
            <w:r>
              <w:rPr>
                <w:color w:val="000000"/>
                <w:kern w:val="0"/>
                <w:sz w:val="20"/>
                <w:szCs w:val="20"/>
                <w:lang w:bidi="ar"/>
              </w:rPr>
              <w:t>20200401103GX</w:t>
            </w:r>
            <w:r>
              <w:rPr>
                <w:rFonts w:ascii="华文楷体" w:eastAsia="华文楷体" w:hAnsi="华文楷体" w:cs="华文楷体" w:hint="eastAsia"/>
                <w:color w:val="000000"/>
                <w:kern w:val="0"/>
                <w:sz w:val="20"/>
                <w:szCs w:val="20"/>
                <w:lang w:bidi="ar"/>
              </w:rPr>
              <w:t>），</w:t>
            </w:r>
            <w:r>
              <w:rPr>
                <w:color w:val="000000"/>
                <w:kern w:val="0"/>
                <w:sz w:val="20"/>
                <w:szCs w:val="20"/>
                <w:lang w:bidi="ar"/>
              </w:rPr>
              <w:t>2020.1-2022.12</w:t>
            </w:r>
            <w:r>
              <w:rPr>
                <w:rFonts w:ascii="华文楷体" w:eastAsia="华文楷体" w:hAnsi="华文楷体" w:cs="华文楷体" w:hint="eastAsia"/>
                <w:color w:val="000000"/>
                <w:kern w:val="0"/>
                <w:sz w:val="20"/>
                <w:szCs w:val="20"/>
                <w:lang w:bidi="ar"/>
              </w:rPr>
              <w:t>，</w:t>
            </w:r>
            <w:r>
              <w:rPr>
                <w:color w:val="000000"/>
                <w:kern w:val="0"/>
                <w:sz w:val="20"/>
                <w:szCs w:val="20"/>
                <w:lang w:bidi="ar"/>
              </w:rPr>
              <w:t xml:space="preserve">50 </w:t>
            </w:r>
            <w:r>
              <w:rPr>
                <w:rFonts w:ascii="华文楷体" w:eastAsia="华文楷体" w:hAnsi="华文楷体" w:cs="华文楷体" w:hint="eastAsia"/>
                <w:color w:val="000000"/>
                <w:kern w:val="0"/>
                <w:sz w:val="20"/>
                <w:szCs w:val="20"/>
                <w:lang w:bidi="ar"/>
              </w:rPr>
              <w:t>万元，参加，</w:t>
            </w:r>
            <w:r>
              <w:rPr>
                <w:color w:val="000000"/>
                <w:kern w:val="0"/>
                <w:sz w:val="20"/>
                <w:szCs w:val="20"/>
                <w:lang w:bidi="ar"/>
              </w:rPr>
              <w:t xml:space="preserve">6/9 </w:t>
            </w:r>
          </w:p>
          <w:p w14:paraId="794C2D79" w14:textId="77777777" w:rsidR="000A08A7" w:rsidRDefault="00000000">
            <w:pPr>
              <w:widowControl/>
              <w:jc w:val="left"/>
            </w:pPr>
            <w:r>
              <w:rPr>
                <w:color w:val="000000"/>
                <w:kern w:val="0"/>
                <w:sz w:val="20"/>
                <w:szCs w:val="20"/>
                <w:lang w:bidi="ar"/>
              </w:rPr>
              <w:t xml:space="preserve">4. </w:t>
            </w:r>
            <w:r>
              <w:rPr>
                <w:rFonts w:ascii="华文楷体" w:eastAsia="华文楷体" w:hAnsi="华文楷体" w:cs="华文楷体" w:hint="eastAsia"/>
                <w:color w:val="000000"/>
                <w:kern w:val="0"/>
                <w:sz w:val="20"/>
                <w:szCs w:val="20"/>
                <w:lang w:bidi="ar"/>
              </w:rPr>
              <w:t>基于深度学习</w:t>
            </w:r>
            <w:r>
              <w:rPr>
                <w:color w:val="000000"/>
                <w:kern w:val="0"/>
                <w:sz w:val="20"/>
                <w:szCs w:val="20"/>
                <w:lang w:bidi="ar"/>
              </w:rPr>
              <w:t>+</w:t>
            </w:r>
            <w:r>
              <w:rPr>
                <w:rFonts w:ascii="华文楷体" w:eastAsia="华文楷体" w:hAnsi="华文楷体" w:cs="华文楷体" w:hint="eastAsia"/>
                <w:color w:val="000000"/>
                <w:kern w:val="0"/>
                <w:sz w:val="20"/>
                <w:szCs w:val="20"/>
                <w:lang w:bidi="ar"/>
              </w:rPr>
              <w:t>强化学习的指静脉生物特征识别技术与应用研究，吉林省教育厅</w:t>
            </w:r>
            <w:r>
              <w:rPr>
                <w:color w:val="000000"/>
                <w:kern w:val="0"/>
                <w:sz w:val="20"/>
                <w:szCs w:val="20"/>
                <w:lang w:bidi="ar"/>
              </w:rPr>
              <w:t>“</w:t>
            </w:r>
            <w:r>
              <w:rPr>
                <w:rFonts w:ascii="华文楷体" w:eastAsia="华文楷体" w:hAnsi="华文楷体" w:cs="华文楷体" w:hint="eastAsia"/>
                <w:color w:val="000000"/>
                <w:kern w:val="0"/>
                <w:sz w:val="20"/>
                <w:szCs w:val="20"/>
                <w:lang w:bidi="ar"/>
              </w:rPr>
              <w:t>十三五</w:t>
            </w:r>
            <w:r>
              <w:rPr>
                <w:color w:val="000000"/>
                <w:kern w:val="0"/>
                <w:sz w:val="20"/>
                <w:szCs w:val="20"/>
                <w:lang w:bidi="ar"/>
              </w:rPr>
              <w:t>”</w:t>
            </w:r>
            <w:r>
              <w:rPr>
                <w:rFonts w:ascii="华文楷体" w:eastAsia="华文楷体" w:hAnsi="华文楷体" w:cs="华文楷体" w:hint="eastAsia"/>
                <w:color w:val="000000"/>
                <w:kern w:val="0"/>
                <w:sz w:val="20"/>
                <w:szCs w:val="20"/>
                <w:lang w:bidi="ar"/>
              </w:rPr>
              <w:t>科学技术项目（编号：</w:t>
            </w:r>
            <w:r>
              <w:rPr>
                <w:color w:val="000000"/>
                <w:kern w:val="0"/>
                <w:sz w:val="20"/>
                <w:szCs w:val="20"/>
                <w:lang w:bidi="ar"/>
              </w:rPr>
              <w:t>JJKH20200680KJ</w:t>
            </w:r>
            <w:r>
              <w:rPr>
                <w:rFonts w:ascii="华文楷体" w:eastAsia="华文楷体" w:hAnsi="华文楷体" w:cs="华文楷体" w:hint="eastAsia"/>
                <w:color w:val="000000"/>
                <w:kern w:val="0"/>
                <w:sz w:val="20"/>
                <w:szCs w:val="20"/>
                <w:lang w:bidi="ar"/>
              </w:rPr>
              <w:t>），</w:t>
            </w:r>
            <w:r>
              <w:rPr>
                <w:color w:val="000000"/>
                <w:kern w:val="0"/>
                <w:sz w:val="20"/>
                <w:szCs w:val="20"/>
                <w:lang w:bidi="ar"/>
              </w:rPr>
              <w:t>2020.1-2021.12</w:t>
            </w:r>
            <w:r>
              <w:rPr>
                <w:rFonts w:ascii="华文楷体" w:eastAsia="华文楷体" w:hAnsi="华文楷体" w:cs="华文楷体" w:hint="eastAsia"/>
                <w:color w:val="000000"/>
                <w:kern w:val="0"/>
                <w:sz w:val="20"/>
                <w:szCs w:val="20"/>
                <w:lang w:bidi="ar"/>
              </w:rPr>
              <w:t>，</w:t>
            </w:r>
            <w:r>
              <w:rPr>
                <w:color w:val="000000"/>
                <w:kern w:val="0"/>
                <w:sz w:val="20"/>
                <w:szCs w:val="20"/>
                <w:lang w:bidi="ar"/>
              </w:rPr>
              <w:t xml:space="preserve">2.5 </w:t>
            </w:r>
            <w:r>
              <w:rPr>
                <w:rFonts w:ascii="华文楷体" w:eastAsia="华文楷体" w:hAnsi="华文楷体" w:cs="华文楷体" w:hint="eastAsia"/>
                <w:color w:val="000000"/>
                <w:kern w:val="0"/>
                <w:sz w:val="20"/>
                <w:szCs w:val="20"/>
                <w:lang w:bidi="ar"/>
              </w:rPr>
              <w:t>万元，参加，</w:t>
            </w:r>
            <w:r>
              <w:rPr>
                <w:color w:val="000000"/>
                <w:kern w:val="0"/>
                <w:sz w:val="20"/>
                <w:szCs w:val="20"/>
                <w:lang w:bidi="ar"/>
              </w:rPr>
              <w:t xml:space="preserve">6/9 </w:t>
            </w:r>
          </w:p>
          <w:p w14:paraId="7A797B75" w14:textId="77777777" w:rsidR="000A08A7" w:rsidRDefault="00000000">
            <w:pPr>
              <w:widowControl/>
              <w:jc w:val="left"/>
            </w:pPr>
            <w:r>
              <w:rPr>
                <w:color w:val="000000"/>
                <w:kern w:val="0"/>
                <w:sz w:val="20"/>
                <w:szCs w:val="20"/>
                <w:lang w:bidi="ar"/>
              </w:rPr>
              <w:t xml:space="preserve">5. </w:t>
            </w:r>
            <w:r>
              <w:rPr>
                <w:rFonts w:ascii="华文楷体" w:eastAsia="华文楷体" w:hAnsi="华文楷体" w:cs="华文楷体" w:hint="eastAsia"/>
                <w:color w:val="000000"/>
                <w:kern w:val="0"/>
                <w:sz w:val="20"/>
                <w:szCs w:val="20"/>
                <w:lang w:bidi="ar"/>
              </w:rPr>
              <w:t>高精度稳定的黑盒变分推理关键问题研究，国家自然科学基金面 上项目（编号：</w:t>
            </w:r>
            <w:r>
              <w:rPr>
                <w:color w:val="000000"/>
                <w:kern w:val="0"/>
                <w:sz w:val="20"/>
                <w:szCs w:val="20"/>
                <w:lang w:bidi="ar"/>
              </w:rPr>
              <w:t>61876071</w:t>
            </w:r>
            <w:r>
              <w:rPr>
                <w:rFonts w:ascii="华文楷体" w:eastAsia="华文楷体" w:hAnsi="华文楷体" w:cs="华文楷体" w:hint="eastAsia"/>
                <w:color w:val="000000"/>
                <w:kern w:val="0"/>
                <w:sz w:val="20"/>
                <w:szCs w:val="20"/>
                <w:lang w:bidi="ar"/>
              </w:rPr>
              <w:t>），</w:t>
            </w:r>
            <w:r>
              <w:rPr>
                <w:color w:val="000000"/>
                <w:kern w:val="0"/>
                <w:sz w:val="20"/>
                <w:szCs w:val="20"/>
                <w:lang w:bidi="ar"/>
              </w:rPr>
              <w:t>2019.1-2022.12</w:t>
            </w:r>
            <w:r>
              <w:rPr>
                <w:rFonts w:ascii="华文楷体" w:eastAsia="华文楷体" w:hAnsi="华文楷体" w:cs="华文楷体" w:hint="eastAsia"/>
                <w:color w:val="000000"/>
                <w:kern w:val="0"/>
                <w:sz w:val="20"/>
                <w:szCs w:val="20"/>
                <w:lang w:bidi="ar"/>
              </w:rPr>
              <w:t>，</w:t>
            </w:r>
            <w:r>
              <w:rPr>
                <w:color w:val="000000"/>
                <w:kern w:val="0"/>
                <w:sz w:val="20"/>
                <w:szCs w:val="20"/>
                <w:lang w:bidi="ar"/>
              </w:rPr>
              <w:t xml:space="preserve">63 </w:t>
            </w:r>
            <w:r>
              <w:rPr>
                <w:rFonts w:ascii="华文楷体" w:eastAsia="华文楷体" w:hAnsi="华文楷体" w:cs="华文楷体" w:hint="eastAsia"/>
                <w:color w:val="000000"/>
                <w:kern w:val="0"/>
                <w:sz w:val="20"/>
                <w:szCs w:val="20"/>
                <w:lang w:bidi="ar"/>
              </w:rPr>
              <w:t>万元，参加，</w:t>
            </w:r>
            <w:r>
              <w:rPr>
                <w:color w:val="000000"/>
                <w:kern w:val="0"/>
                <w:sz w:val="20"/>
                <w:szCs w:val="20"/>
                <w:lang w:bidi="ar"/>
              </w:rPr>
              <w:t xml:space="preserve">6/9 </w:t>
            </w:r>
          </w:p>
          <w:p w14:paraId="21822520" w14:textId="77777777" w:rsidR="000A08A7" w:rsidRDefault="00000000">
            <w:pPr>
              <w:widowControl/>
              <w:jc w:val="left"/>
              <w:rPr>
                <w:color w:val="000000"/>
                <w:kern w:val="0"/>
                <w:sz w:val="20"/>
                <w:szCs w:val="20"/>
                <w:lang w:bidi="ar"/>
              </w:rPr>
            </w:pPr>
            <w:r>
              <w:rPr>
                <w:color w:val="000000"/>
                <w:kern w:val="0"/>
                <w:sz w:val="20"/>
                <w:szCs w:val="20"/>
                <w:lang w:bidi="ar"/>
              </w:rPr>
              <w:t xml:space="preserve">6. </w:t>
            </w:r>
            <w:r>
              <w:rPr>
                <w:rFonts w:ascii="华文楷体" w:eastAsia="华文楷体" w:hAnsi="华文楷体" w:cs="华文楷体" w:hint="eastAsia"/>
                <w:color w:val="000000"/>
                <w:kern w:val="0"/>
                <w:sz w:val="20"/>
                <w:szCs w:val="20"/>
                <w:lang w:bidi="ar"/>
              </w:rPr>
              <w:t>面向短文本的主题建模研究，国家自然科学基金青年项目（编号：</w:t>
            </w:r>
            <w:r>
              <w:rPr>
                <w:color w:val="000000"/>
                <w:kern w:val="0"/>
                <w:sz w:val="20"/>
                <w:szCs w:val="20"/>
                <w:lang w:bidi="ar"/>
              </w:rPr>
              <w:t>61602204</w:t>
            </w:r>
            <w:r>
              <w:rPr>
                <w:rFonts w:ascii="华文楷体" w:eastAsia="华文楷体" w:hAnsi="华文楷体" w:cs="华文楷体" w:hint="eastAsia"/>
                <w:color w:val="000000"/>
                <w:kern w:val="0"/>
                <w:sz w:val="20"/>
                <w:szCs w:val="20"/>
                <w:lang w:bidi="ar"/>
              </w:rPr>
              <w:t>），</w:t>
            </w:r>
            <w:r>
              <w:rPr>
                <w:color w:val="000000"/>
                <w:kern w:val="0"/>
                <w:sz w:val="20"/>
                <w:szCs w:val="20"/>
                <w:lang w:bidi="ar"/>
              </w:rPr>
              <w:t>2016.1-2018.12</w:t>
            </w:r>
            <w:r>
              <w:rPr>
                <w:rFonts w:ascii="华文楷体" w:eastAsia="华文楷体" w:hAnsi="华文楷体" w:cs="华文楷体" w:hint="eastAsia"/>
                <w:color w:val="000000"/>
                <w:kern w:val="0"/>
                <w:sz w:val="20"/>
                <w:szCs w:val="20"/>
                <w:lang w:bidi="ar"/>
              </w:rPr>
              <w:t>，</w:t>
            </w:r>
            <w:r>
              <w:rPr>
                <w:color w:val="000000"/>
                <w:kern w:val="0"/>
                <w:sz w:val="20"/>
                <w:szCs w:val="20"/>
                <w:lang w:bidi="ar"/>
              </w:rPr>
              <w:t xml:space="preserve">20 </w:t>
            </w:r>
            <w:r>
              <w:rPr>
                <w:rFonts w:ascii="华文楷体" w:eastAsia="华文楷体" w:hAnsi="华文楷体" w:cs="华文楷体" w:hint="eastAsia"/>
                <w:color w:val="000000"/>
                <w:kern w:val="0"/>
                <w:sz w:val="20"/>
                <w:szCs w:val="20"/>
                <w:lang w:bidi="ar"/>
              </w:rPr>
              <w:t>万元，参加，</w:t>
            </w:r>
            <w:r>
              <w:rPr>
                <w:color w:val="000000"/>
                <w:kern w:val="0"/>
                <w:sz w:val="20"/>
                <w:szCs w:val="20"/>
                <w:lang w:bidi="ar"/>
              </w:rPr>
              <w:t>2/9</w:t>
            </w:r>
          </w:p>
          <w:p w14:paraId="18D70C94" w14:textId="77777777" w:rsidR="000A08A7" w:rsidRDefault="00000000">
            <w:pPr>
              <w:widowControl/>
              <w:ind w:firstLineChars="200" w:firstLine="400"/>
              <w:jc w:val="left"/>
              <w:pPrChange w:id="0" w:author="T" w:date="2025-05-24T09:55:00Z">
                <w:pPr>
                  <w:widowControl/>
                  <w:jc w:val="left"/>
                </w:pPr>
              </w:pPrChange>
            </w:pPr>
            <w:r>
              <w:rPr>
                <w:rFonts w:ascii="华文楷体" w:eastAsia="华文楷体" w:hAnsi="华文楷体" w:cs="华文楷体" w:hint="eastAsia"/>
                <w:color w:val="000000"/>
                <w:kern w:val="0"/>
                <w:sz w:val="20"/>
                <w:szCs w:val="20"/>
                <w:lang w:bidi="ar"/>
              </w:rPr>
              <w:t xml:space="preserve">发表科研论文 </w:t>
            </w:r>
            <w:r>
              <w:rPr>
                <w:color w:val="000000"/>
                <w:kern w:val="0"/>
                <w:sz w:val="20"/>
                <w:szCs w:val="20"/>
                <w:lang w:bidi="ar"/>
              </w:rPr>
              <w:t xml:space="preserve">15 </w:t>
            </w:r>
            <w:r>
              <w:rPr>
                <w:rFonts w:ascii="华文楷体" w:eastAsia="华文楷体" w:hAnsi="华文楷体" w:cs="华文楷体" w:hint="eastAsia"/>
                <w:color w:val="000000"/>
                <w:kern w:val="0"/>
                <w:sz w:val="20"/>
                <w:szCs w:val="20"/>
                <w:lang w:bidi="ar"/>
              </w:rPr>
              <w:t xml:space="preserve">篇，其中发表在 </w:t>
            </w:r>
            <w:r>
              <w:rPr>
                <w:color w:val="000000"/>
                <w:kern w:val="0"/>
                <w:sz w:val="20"/>
                <w:szCs w:val="20"/>
                <w:lang w:bidi="ar"/>
              </w:rPr>
              <w:t xml:space="preserve">CCF </w:t>
            </w:r>
            <w:r>
              <w:rPr>
                <w:rFonts w:ascii="华文楷体" w:eastAsia="华文楷体" w:hAnsi="华文楷体" w:cs="华文楷体" w:hint="eastAsia"/>
                <w:color w:val="000000"/>
                <w:kern w:val="0"/>
                <w:sz w:val="20"/>
                <w:szCs w:val="20"/>
                <w:lang w:bidi="ar"/>
              </w:rPr>
              <w:t xml:space="preserve">推荐期刊和会议上的论文 </w:t>
            </w:r>
            <w:r>
              <w:rPr>
                <w:color w:val="000000"/>
                <w:kern w:val="0"/>
                <w:sz w:val="20"/>
                <w:szCs w:val="20"/>
                <w:lang w:bidi="ar"/>
              </w:rPr>
              <w:t>13</w:t>
            </w:r>
            <w:r>
              <w:rPr>
                <w:rFonts w:ascii="华文楷体" w:eastAsia="华文楷体" w:hAnsi="华文楷体" w:cs="华文楷体" w:hint="eastAsia"/>
                <w:color w:val="000000"/>
                <w:kern w:val="0"/>
                <w:sz w:val="20"/>
                <w:szCs w:val="20"/>
                <w:lang w:bidi="ar"/>
              </w:rPr>
              <w:t xml:space="preserve">篇。以第一作者或通讯作者身份发表科研论文 </w:t>
            </w:r>
            <w:r>
              <w:rPr>
                <w:color w:val="000000"/>
                <w:kern w:val="0"/>
                <w:sz w:val="20"/>
                <w:szCs w:val="20"/>
                <w:lang w:bidi="ar"/>
              </w:rPr>
              <w:t xml:space="preserve">4 </w:t>
            </w:r>
            <w:r>
              <w:rPr>
                <w:rFonts w:ascii="华文楷体" w:eastAsia="华文楷体" w:hAnsi="华文楷体" w:cs="华文楷体" w:hint="eastAsia"/>
                <w:color w:val="000000"/>
                <w:kern w:val="0"/>
                <w:sz w:val="20"/>
                <w:szCs w:val="20"/>
                <w:lang w:bidi="ar"/>
              </w:rPr>
              <w:t xml:space="preserve">篇，其中 </w:t>
            </w:r>
            <w:r>
              <w:rPr>
                <w:color w:val="000000"/>
                <w:kern w:val="0"/>
                <w:sz w:val="20"/>
                <w:szCs w:val="20"/>
                <w:lang w:bidi="ar"/>
              </w:rPr>
              <w:t xml:space="preserve">CCF </w:t>
            </w:r>
            <w:r>
              <w:rPr>
                <w:rFonts w:ascii="华文楷体" w:eastAsia="华文楷体" w:hAnsi="华文楷体" w:cs="华文楷体" w:hint="eastAsia"/>
                <w:color w:val="000000"/>
                <w:kern w:val="0"/>
                <w:sz w:val="20"/>
                <w:szCs w:val="20"/>
                <w:lang w:bidi="ar"/>
              </w:rPr>
              <w:t xml:space="preserve">推荐 </w:t>
            </w:r>
            <w:r>
              <w:rPr>
                <w:color w:val="000000"/>
                <w:kern w:val="0"/>
                <w:sz w:val="20"/>
                <w:szCs w:val="20"/>
                <w:lang w:bidi="ar"/>
              </w:rPr>
              <w:t>C</w:t>
            </w:r>
            <w:r>
              <w:rPr>
                <w:rFonts w:ascii="华文楷体" w:eastAsia="华文楷体" w:hAnsi="华文楷体" w:cs="华文楷体" w:hint="eastAsia"/>
                <w:color w:val="000000"/>
                <w:kern w:val="0"/>
                <w:sz w:val="20"/>
                <w:szCs w:val="20"/>
                <w:lang w:bidi="ar"/>
              </w:rPr>
              <w:t xml:space="preserve">类 </w:t>
            </w:r>
            <w:r>
              <w:rPr>
                <w:color w:val="000000"/>
                <w:kern w:val="0"/>
                <w:sz w:val="20"/>
                <w:szCs w:val="20"/>
                <w:lang w:bidi="ar"/>
              </w:rPr>
              <w:t xml:space="preserve">SCI </w:t>
            </w:r>
            <w:r>
              <w:rPr>
                <w:rFonts w:ascii="华文楷体" w:eastAsia="华文楷体" w:hAnsi="华文楷体" w:cs="华文楷体" w:hint="eastAsia"/>
                <w:color w:val="000000"/>
                <w:kern w:val="0"/>
                <w:sz w:val="20"/>
                <w:szCs w:val="20"/>
                <w:lang w:bidi="ar"/>
              </w:rPr>
              <w:t xml:space="preserve">检索国际期刊论文 </w:t>
            </w:r>
            <w:r>
              <w:rPr>
                <w:color w:val="000000"/>
                <w:kern w:val="0"/>
                <w:sz w:val="20"/>
                <w:szCs w:val="20"/>
                <w:lang w:bidi="ar"/>
              </w:rPr>
              <w:t xml:space="preserve">4 </w:t>
            </w:r>
            <w:r>
              <w:rPr>
                <w:rFonts w:ascii="华文楷体" w:eastAsia="华文楷体" w:hAnsi="华文楷体" w:cs="华文楷体" w:hint="eastAsia"/>
                <w:color w:val="000000"/>
                <w:kern w:val="0"/>
                <w:sz w:val="20"/>
                <w:szCs w:val="20"/>
                <w:lang w:bidi="ar"/>
              </w:rPr>
              <w:t xml:space="preserve">篇，国内核心期刊论文 </w:t>
            </w:r>
            <w:r>
              <w:rPr>
                <w:color w:val="000000"/>
                <w:kern w:val="0"/>
                <w:sz w:val="20"/>
                <w:szCs w:val="20"/>
                <w:lang w:bidi="ar"/>
              </w:rPr>
              <w:t xml:space="preserve">1 </w:t>
            </w:r>
            <w:r>
              <w:rPr>
                <w:rFonts w:ascii="华文楷体" w:eastAsia="华文楷体" w:hAnsi="华文楷体" w:cs="华文楷体" w:hint="eastAsia"/>
                <w:color w:val="000000"/>
                <w:kern w:val="0"/>
                <w:sz w:val="20"/>
                <w:szCs w:val="20"/>
                <w:lang w:bidi="ar"/>
              </w:rPr>
              <w:t xml:space="preserve">篇。获授权国家发明专利 </w:t>
            </w:r>
            <w:r>
              <w:rPr>
                <w:color w:val="000000"/>
                <w:kern w:val="0"/>
                <w:sz w:val="20"/>
                <w:szCs w:val="20"/>
                <w:lang w:bidi="ar"/>
              </w:rPr>
              <w:t xml:space="preserve">2 </w:t>
            </w:r>
            <w:r>
              <w:rPr>
                <w:rFonts w:ascii="华文楷体" w:eastAsia="华文楷体" w:hAnsi="华文楷体" w:cs="华文楷体" w:hint="eastAsia"/>
                <w:color w:val="000000"/>
                <w:kern w:val="0"/>
                <w:sz w:val="20"/>
                <w:szCs w:val="20"/>
                <w:lang w:bidi="ar"/>
              </w:rPr>
              <w:t xml:space="preserve">项。 </w:t>
            </w:r>
          </w:p>
          <w:p w14:paraId="0D0A35FA" w14:textId="77777777" w:rsidR="000A08A7" w:rsidRDefault="00000000">
            <w:pPr>
              <w:widowControl/>
              <w:jc w:val="left"/>
            </w:pPr>
            <w:r>
              <w:rPr>
                <w:color w:val="000000"/>
                <w:kern w:val="0"/>
                <w:sz w:val="20"/>
                <w:szCs w:val="20"/>
                <w:lang w:bidi="ar"/>
              </w:rPr>
              <w:t xml:space="preserve">1. Yu Han, </w:t>
            </w:r>
            <w:proofErr w:type="spellStart"/>
            <w:r>
              <w:rPr>
                <w:b/>
                <w:bCs/>
                <w:color w:val="000000"/>
                <w:kern w:val="0"/>
                <w:sz w:val="20"/>
                <w:szCs w:val="20"/>
                <w:lang w:bidi="ar"/>
              </w:rPr>
              <w:t>Xiaotang</w:t>
            </w:r>
            <w:proofErr w:type="spellEnd"/>
            <w:r>
              <w:rPr>
                <w:b/>
                <w:bCs/>
                <w:color w:val="000000"/>
                <w:kern w:val="0"/>
                <w:sz w:val="20"/>
                <w:szCs w:val="20"/>
                <w:lang w:bidi="ar"/>
              </w:rPr>
              <w:t xml:space="preserve"> Zhou*</w:t>
            </w:r>
            <w:r>
              <w:rPr>
                <w:color w:val="000000"/>
                <w:kern w:val="0"/>
                <w:sz w:val="20"/>
                <w:szCs w:val="20"/>
                <w:lang w:bidi="ar"/>
              </w:rPr>
              <w:t xml:space="preserve">, </w:t>
            </w:r>
            <w:proofErr w:type="spellStart"/>
            <w:r>
              <w:rPr>
                <w:color w:val="000000"/>
                <w:kern w:val="0"/>
                <w:sz w:val="20"/>
                <w:szCs w:val="20"/>
                <w:lang w:bidi="ar"/>
              </w:rPr>
              <w:t>Guishen</w:t>
            </w:r>
            <w:proofErr w:type="spellEnd"/>
            <w:r>
              <w:rPr>
                <w:color w:val="000000"/>
                <w:kern w:val="0"/>
                <w:sz w:val="20"/>
                <w:szCs w:val="20"/>
                <w:lang w:bidi="ar"/>
              </w:rPr>
              <w:t xml:space="preserve"> Wang, </w:t>
            </w:r>
            <w:proofErr w:type="spellStart"/>
            <w:r>
              <w:rPr>
                <w:color w:val="000000"/>
                <w:kern w:val="0"/>
                <w:sz w:val="20"/>
                <w:szCs w:val="20"/>
                <w:lang w:bidi="ar"/>
              </w:rPr>
              <w:t>Yuncong</w:t>
            </w:r>
            <w:proofErr w:type="spellEnd"/>
            <w:r>
              <w:rPr>
                <w:color w:val="000000"/>
                <w:kern w:val="0"/>
                <w:sz w:val="20"/>
                <w:szCs w:val="20"/>
                <w:lang w:bidi="ar"/>
              </w:rPr>
              <w:t xml:space="preserve"> Feng, Hui Zhao, </w:t>
            </w:r>
            <w:proofErr w:type="spellStart"/>
            <w:r>
              <w:rPr>
                <w:color w:val="000000"/>
                <w:kern w:val="0"/>
                <w:sz w:val="20"/>
                <w:szCs w:val="20"/>
                <w:lang w:bidi="ar"/>
              </w:rPr>
              <w:t>Junhua</w:t>
            </w:r>
            <w:proofErr w:type="spellEnd"/>
            <w:r>
              <w:rPr>
                <w:color w:val="000000"/>
                <w:kern w:val="0"/>
                <w:sz w:val="20"/>
                <w:szCs w:val="20"/>
                <w:lang w:bidi="ar"/>
              </w:rPr>
              <w:t xml:space="preserve"> Wang. Fusing Sentiment Knowledge and Inter-Aspect Dependency Based on Gated Mechanism for Aspect-Level Sentiment Classification. Neurocomputing. 2023. (SCI, Impact Factor: 5.779 , CCF </w:t>
            </w:r>
            <w:r>
              <w:rPr>
                <w:rFonts w:ascii="华文楷体" w:eastAsia="华文楷体" w:hAnsi="华文楷体" w:cs="华文楷体" w:hint="eastAsia"/>
                <w:color w:val="000000"/>
                <w:kern w:val="0"/>
                <w:sz w:val="20"/>
                <w:szCs w:val="20"/>
                <w:lang w:bidi="ar"/>
              </w:rPr>
              <w:t xml:space="preserve">推荐 </w:t>
            </w:r>
            <w:r>
              <w:rPr>
                <w:color w:val="000000"/>
                <w:kern w:val="0"/>
                <w:sz w:val="20"/>
                <w:szCs w:val="20"/>
                <w:lang w:bidi="ar"/>
              </w:rPr>
              <w:t xml:space="preserve">C </w:t>
            </w:r>
            <w:r>
              <w:rPr>
                <w:rFonts w:ascii="华文楷体" w:eastAsia="华文楷体" w:hAnsi="华文楷体" w:cs="华文楷体" w:hint="eastAsia"/>
                <w:color w:val="000000"/>
                <w:kern w:val="0"/>
                <w:sz w:val="20"/>
                <w:szCs w:val="20"/>
                <w:lang w:bidi="ar"/>
              </w:rPr>
              <w:t>类国际期刊</w:t>
            </w:r>
            <w:r>
              <w:rPr>
                <w:color w:val="000000"/>
                <w:kern w:val="0"/>
                <w:sz w:val="20"/>
                <w:szCs w:val="20"/>
                <w:lang w:bidi="ar"/>
              </w:rPr>
              <w:t xml:space="preserve">) </w:t>
            </w:r>
          </w:p>
          <w:p w14:paraId="5BC571BD" w14:textId="77777777" w:rsidR="000A08A7" w:rsidRDefault="00000000">
            <w:pPr>
              <w:widowControl/>
              <w:jc w:val="left"/>
            </w:pPr>
            <w:r>
              <w:rPr>
                <w:color w:val="000000"/>
                <w:kern w:val="0"/>
                <w:sz w:val="20"/>
                <w:szCs w:val="20"/>
                <w:lang w:bidi="ar"/>
              </w:rPr>
              <w:t xml:space="preserve">2. </w:t>
            </w:r>
            <w:r>
              <w:rPr>
                <w:b/>
                <w:bCs/>
                <w:color w:val="000000"/>
                <w:kern w:val="0"/>
                <w:sz w:val="20"/>
                <w:szCs w:val="20"/>
                <w:lang w:bidi="ar"/>
              </w:rPr>
              <w:t>Xiaotang Zhou</w:t>
            </w:r>
            <w:r>
              <w:rPr>
                <w:color w:val="000000"/>
                <w:kern w:val="0"/>
                <w:sz w:val="20"/>
                <w:szCs w:val="20"/>
                <w:lang w:bidi="ar"/>
              </w:rPr>
              <w:t>, Tao Zhang, Chao Cheng and Shinan Song. Dynamic multichannel fusion mechanism based on a graph attention network and BERT for aspect-based</w:t>
            </w:r>
            <w:r>
              <w:rPr>
                <w:rFonts w:hint="eastAsia"/>
                <w:color w:val="000000"/>
                <w:kern w:val="0"/>
                <w:sz w:val="20"/>
                <w:szCs w:val="20"/>
                <w:lang w:bidi="ar"/>
              </w:rPr>
              <w:t xml:space="preserve"> </w:t>
            </w:r>
            <w:r>
              <w:rPr>
                <w:color w:val="000000"/>
                <w:kern w:val="0"/>
                <w:sz w:val="20"/>
                <w:szCs w:val="20"/>
                <w:lang w:bidi="ar"/>
              </w:rPr>
              <w:t>sentiment classification. Applied Intelligence, 2022, 53(6): 6800-6813. (SCI, WOS:</w:t>
            </w:r>
            <w:r>
              <w:rPr>
                <w:rFonts w:hint="eastAsia"/>
                <w:color w:val="000000"/>
                <w:kern w:val="0"/>
                <w:sz w:val="20"/>
                <w:szCs w:val="20"/>
                <w:lang w:bidi="ar"/>
              </w:rPr>
              <w:t xml:space="preserve"> </w:t>
            </w:r>
            <w:r>
              <w:rPr>
                <w:color w:val="000000"/>
                <w:kern w:val="0"/>
                <w:sz w:val="20"/>
                <w:szCs w:val="20"/>
                <w:lang w:bidi="ar"/>
              </w:rPr>
              <w:t xml:space="preserve">000823355800003, Impact Factor: 5.019, CCF </w:t>
            </w:r>
            <w:r>
              <w:rPr>
                <w:rFonts w:ascii="华文楷体" w:eastAsia="华文楷体" w:hAnsi="华文楷体" w:cs="华文楷体" w:hint="eastAsia"/>
                <w:color w:val="000000"/>
                <w:kern w:val="0"/>
                <w:sz w:val="20"/>
                <w:szCs w:val="20"/>
                <w:lang w:bidi="ar"/>
              </w:rPr>
              <w:t xml:space="preserve">推荐 </w:t>
            </w:r>
            <w:r>
              <w:rPr>
                <w:color w:val="000000"/>
                <w:kern w:val="0"/>
                <w:sz w:val="20"/>
                <w:szCs w:val="20"/>
                <w:lang w:bidi="ar"/>
              </w:rPr>
              <w:t xml:space="preserve">C </w:t>
            </w:r>
            <w:r>
              <w:rPr>
                <w:rFonts w:ascii="华文楷体" w:eastAsia="华文楷体" w:hAnsi="华文楷体" w:cs="华文楷体" w:hint="eastAsia"/>
                <w:color w:val="000000"/>
                <w:kern w:val="0"/>
                <w:sz w:val="20"/>
                <w:szCs w:val="20"/>
                <w:lang w:bidi="ar"/>
              </w:rPr>
              <w:t>类国际期刊</w:t>
            </w:r>
            <w:r>
              <w:rPr>
                <w:color w:val="000000"/>
                <w:kern w:val="0"/>
                <w:sz w:val="20"/>
                <w:szCs w:val="20"/>
                <w:lang w:bidi="ar"/>
              </w:rPr>
              <w:t xml:space="preserve">) </w:t>
            </w:r>
          </w:p>
          <w:p w14:paraId="40A94929" w14:textId="77777777" w:rsidR="000A08A7" w:rsidRDefault="00000000">
            <w:pPr>
              <w:widowControl/>
              <w:jc w:val="left"/>
            </w:pPr>
            <w:r>
              <w:rPr>
                <w:color w:val="000000"/>
                <w:kern w:val="0"/>
                <w:sz w:val="20"/>
                <w:szCs w:val="20"/>
                <w:lang w:bidi="ar"/>
              </w:rPr>
              <w:t xml:space="preserve">3. Yiming Wang, Ximing Li, </w:t>
            </w:r>
            <w:proofErr w:type="spellStart"/>
            <w:r>
              <w:rPr>
                <w:b/>
                <w:bCs/>
                <w:color w:val="000000"/>
                <w:kern w:val="0"/>
                <w:sz w:val="20"/>
                <w:szCs w:val="20"/>
                <w:lang w:bidi="ar"/>
              </w:rPr>
              <w:t>Xiaotang</w:t>
            </w:r>
            <w:proofErr w:type="spellEnd"/>
            <w:r>
              <w:rPr>
                <w:b/>
                <w:bCs/>
                <w:color w:val="000000"/>
                <w:kern w:val="0"/>
                <w:sz w:val="20"/>
                <w:szCs w:val="20"/>
                <w:lang w:bidi="ar"/>
              </w:rPr>
              <w:t xml:space="preserve"> Zhou </w:t>
            </w:r>
            <w:r>
              <w:rPr>
                <w:color w:val="000000"/>
                <w:kern w:val="0"/>
                <w:sz w:val="20"/>
                <w:szCs w:val="20"/>
                <w:lang w:bidi="ar"/>
              </w:rPr>
              <w:t xml:space="preserve">and </w:t>
            </w:r>
            <w:proofErr w:type="spellStart"/>
            <w:r>
              <w:rPr>
                <w:color w:val="000000"/>
                <w:kern w:val="0"/>
                <w:sz w:val="20"/>
                <w:szCs w:val="20"/>
                <w:lang w:bidi="ar"/>
              </w:rPr>
              <w:t>Jihong</w:t>
            </w:r>
            <w:proofErr w:type="spellEnd"/>
            <w:r>
              <w:rPr>
                <w:color w:val="000000"/>
                <w:kern w:val="0"/>
                <w:sz w:val="20"/>
                <w:szCs w:val="20"/>
                <w:lang w:bidi="ar"/>
              </w:rPr>
              <w:t xml:space="preserve"> Ouyang. Extracting</w:t>
            </w:r>
            <w:r>
              <w:rPr>
                <w:rFonts w:hint="eastAsia"/>
                <w:color w:val="000000"/>
                <w:kern w:val="0"/>
                <w:sz w:val="20"/>
                <w:szCs w:val="20"/>
                <w:lang w:bidi="ar"/>
              </w:rPr>
              <w:t xml:space="preserve"> </w:t>
            </w:r>
            <w:r>
              <w:rPr>
                <w:color w:val="000000"/>
                <w:kern w:val="0"/>
                <w:sz w:val="20"/>
                <w:szCs w:val="20"/>
                <w:lang w:bidi="ar"/>
              </w:rPr>
              <w:t>Topics with Simultaneous Word Co-occurrence and Semantic Correlation</w:t>
            </w:r>
            <w:r>
              <w:rPr>
                <w:rFonts w:hint="eastAsia"/>
                <w:color w:val="000000"/>
                <w:kern w:val="0"/>
                <w:sz w:val="20"/>
                <w:szCs w:val="20"/>
                <w:lang w:bidi="ar"/>
              </w:rPr>
              <w:t xml:space="preserve"> </w:t>
            </w:r>
            <w:r>
              <w:rPr>
                <w:color w:val="000000"/>
                <w:kern w:val="0"/>
                <w:sz w:val="20"/>
                <w:szCs w:val="20"/>
                <w:lang w:bidi="ar"/>
              </w:rPr>
              <w:t>Graphs: Neural Topic Modeling for Short Texts. In Findings of the Association for Computational Linguistics: EMNLP, 2021, 18-27. (EI</w:t>
            </w:r>
            <w:r>
              <w:rPr>
                <w:rFonts w:ascii="华文楷体" w:eastAsia="华文楷体" w:hAnsi="华文楷体" w:cs="华文楷体" w:hint="eastAsia"/>
                <w:color w:val="000000"/>
                <w:kern w:val="0"/>
                <w:sz w:val="20"/>
                <w:szCs w:val="20"/>
                <w:lang w:bidi="ar"/>
              </w:rPr>
              <w:t>，自然语言处理领域顶级国际会议，</w:t>
            </w:r>
            <w:r>
              <w:rPr>
                <w:color w:val="000000"/>
                <w:kern w:val="0"/>
                <w:sz w:val="20"/>
                <w:szCs w:val="20"/>
                <w:lang w:bidi="ar"/>
              </w:rPr>
              <w:t xml:space="preserve">CCF </w:t>
            </w:r>
            <w:r>
              <w:rPr>
                <w:rFonts w:ascii="华文楷体" w:eastAsia="华文楷体" w:hAnsi="华文楷体" w:cs="华文楷体" w:hint="eastAsia"/>
                <w:color w:val="000000"/>
                <w:kern w:val="0"/>
                <w:sz w:val="20"/>
                <w:szCs w:val="20"/>
                <w:lang w:bidi="ar"/>
              </w:rPr>
              <w:t>推荐</w:t>
            </w:r>
            <w:r>
              <w:rPr>
                <w:color w:val="000000"/>
                <w:kern w:val="0"/>
                <w:sz w:val="20"/>
                <w:szCs w:val="20"/>
                <w:lang w:bidi="ar"/>
              </w:rPr>
              <w:t>B</w:t>
            </w:r>
            <w:r>
              <w:rPr>
                <w:rFonts w:ascii="华文楷体" w:eastAsia="华文楷体" w:hAnsi="华文楷体" w:cs="华文楷体" w:hint="eastAsia"/>
                <w:color w:val="000000"/>
                <w:kern w:val="0"/>
                <w:sz w:val="20"/>
                <w:szCs w:val="20"/>
                <w:lang w:bidi="ar"/>
              </w:rPr>
              <w:t>类国际会议</w:t>
            </w:r>
            <w:r>
              <w:rPr>
                <w:color w:val="000000"/>
                <w:kern w:val="0"/>
                <w:sz w:val="20"/>
                <w:szCs w:val="20"/>
                <w:lang w:bidi="ar"/>
              </w:rPr>
              <w:t xml:space="preserve">) </w:t>
            </w:r>
          </w:p>
          <w:p w14:paraId="39687A25" w14:textId="77777777" w:rsidR="000A08A7" w:rsidRDefault="00000000">
            <w:pPr>
              <w:widowControl/>
              <w:jc w:val="left"/>
            </w:pPr>
            <w:r>
              <w:rPr>
                <w:color w:val="000000"/>
                <w:kern w:val="0"/>
                <w:sz w:val="20"/>
                <w:szCs w:val="20"/>
                <w:lang w:bidi="ar"/>
              </w:rPr>
              <w:t xml:space="preserve">4. </w:t>
            </w:r>
            <w:proofErr w:type="spellStart"/>
            <w:r>
              <w:rPr>
                <w:color w:val="000000"/>
                <w:kern w:val="0"/>
                <w:sz w:val="20"/>
                <w:szCs w:val="20"/>
                <w:lang w:bidi="ar"/>
              </w:rPr>
              <w:t>Guishen</w:t>
            </w:r>
            <w:proofErr w:type="spellEnd"/>
            <w:r>
              <w:rPr>
                <w:color w:val="000000"/>
                <w:kern w:val="0"/>
                <w:sz w:val="20"/>
                <w:szCs w:val="20"/>
                <w:lang w:bidi="ar"/>
              </w:rPr>
              <w:t xml:space="preserve"> Wang, </w:t>
            </w:r>
            <w:proofErr w:type="spellStart"/>
            <w:r>
              <w:rPr>
                <w:color w:val="000000"/>
                <w:kern w:val="0"/>
                <w:sz w:val="20"/>
                <w:szCs w:val="20"/>
                <w:lang w:bidi="ar"/>
              </w:rPr>
              <w:t>Kaitai</w:t>
            </w:r>
            <w:proofErr w:type="spellEnd"/>
            <w:r>
              <w:rPr>
                <w:color w:val="000000"/>
                <w:kern w:val="0"/>
                <w:sz w:val="20"/>
                <w:szCs w:val="20"/>
                <w:lang w:bidi="ar"/>
              </w:rPr>
              <w:t xml:space="preserve"> Wang, Hongmei Wang, Huimin Lu, </w:t>
            </w:r>
            <w:proofErr w:type="spellStart"/>
            <w:r>
              <w:rPr>
                <w:b/>
                <w:bCs/>
                <w:color w:val="000000"/>
                <w:kern w:val="0"/>
                <w:sz w:val="20"/>
                <w:szCs w:val="20"/>
                <w:lang w:bidi="ar"/>
              </w:rPr>
              <w:t>Xiaotang</w:t>
            </w:r>
            <w:proofErr w:type="spellEnd"/>
            <w:r>
              <w:rPr>
                <w:b/>
                <w:bCs/>
                <w:color w:val="000000"/>
                <w:kern w:val="0"/>
                <w:sz w:val="20"/>
                <w:szCs w:val="20"/>
                <w:lang w:bidi="ar"/>
              </w:rPr>
              <w:t xml:space="preserve"> Zhou</w:t>
            </w:r>
            <w:r>
              <w:rPr>
                <w:rFonts w:hint="eastAsia"/>
                <w:b/>
                <w:bCs/>
                <w:color w:val="000000"/>
                <w:kern w:val="0"/>
                <w:sz w:val="20"/>
                <w:szCs w:val="20"/>
                <w:lang w:bidi="ar"/>
              </w:rPr>
              <w:t xml:space="preserve"> </w:t>
            </w:r>
            <w:r>
              <w:rPr>
                <w:color w:val="000000"/>
                <w:kern w:val="0"/>
                <w:sz w:val="20"/>
                <w:szCs w:val="20"/>
                <w:lang w:bidi="ar"/>
              </w:rPr>
              <w:t>and</w:t>
            </w:r>
            <w:r>
              <w:rPr>
                <w:rFonts w:hint="eastAsia"/>
                <w:color w:val="000000"/>
                <w:kern w:val="0"/>
                <w:sz w:val="20"/>
                <w:szCs w:val="20"/>
                <w:lang w:bidi="ar"/>
              </w:rPr>
              <w:t xml:space="preserve"> </w:t>
            </w:r>
            <w:proofErr w:type="spellStart"/>
            <w:r>
              <w:rPr>
                <w:color w:val="000000"/>
                <w:kern w:val="0"/>
                <w:sz w:val="20"/>
                <w:szCs w:val="20"/>
                <w:lang w:bidi="ar"/>
              </w:rPr>
              <w:t>Yuncong</w:t>
            </w:r>
            <w:proofErr w:type="spellEnd"/>
            <w:r>
              <w:rPr>
                <w:color w:val="000000"/>
                <w:kern w:val="0"/>
                <w:sz w:val="20"/>
                <w:szCs w:val="20"/>
                <w:lang w:bidi="ar"/>
              </w:rPr>
              <w:t xml:space="preserve"> Feng, Uncovering local community structure on line graph through degree</w:t>
            </w:r>
            <w:r>
              <w:rPr>
                <w:rFonts w:hint="eastAsia"/>
                <w:color w:val="000000"/>
                <w:kern w:val="0"/>
                <w:sz w:val="20"/>
                <w:szCs w:val="20"/>
                <w:lang w:bidi="ar"/>
              </w:rPr>
              <w:t xml:space="preserve"> </w:t>
            </w:r>
            <w:r>
              <w:rPr>
                <w:color w:val="000000"/>
                <w:kern w:val="0"/>
                <w:sz w:val="20"/>
                <w:szCs w:val="20"/>
                <w:lang w:bidi="ar"/>
              </w:rPr>
              <w:t xml:space="preserve">centrality and expansion, International Journal of Modern Physics B, 2021, 35(8): 2150120. (SCI, WOS: 000661130100005, Impact Factor: 1.219) </w:t>
            </w:r>
          </w:p>
          <w:p w14:paraId="7822A585" w14:textId="77777777" w:rsidR="000A08A7" w:rsidRDefault="00000000">
            <w:pPr>
              <w:snapToGrid w:val="0"/>
              <w:spacing w:line="240" w:lineRule="exact"/>
              <w:rPr>
                <w:rFonts w:hAnsi="宋体" w:hint="eastAsia"/>
                <w:b/>
                <w:szCs w:val="21"/>
              </w:rPr>
            </w:pPr>
            <w:r>
              <w:rPr>
                <w:color w:val="000000"/>
                <w:kern w:val="0"/>
                <w:sz w:val="20"/>
                <w:szCs w:val="20"/>
                <w:lang w:bidi="ar"/>
              </w:rPr>
              <w:t xml:space="preserve">6. </w:t>
            </w:r>
            <w:proofErr w:type="spellStart"/>
            <w:r>
              <w:rPr>
                <w:b/>
                <w:bCs/>
                <w:color w:val="000000"/>
                <w:kern w:val="0"/>
                <w:sz w:val="20"/>
                <w:szCs w:val="20"/>
                <w:lang w:bidi="ar"/>
              </w:rPr>
              <w:t>Xiaotang</w:t>
            </w:r>
            <w:proofErr w:type="spellEnd"/>
            <w:r>
              <w:rPr>
                <w:b/>
                <w:bCs/>
                <w:color w:val="000000"/>
                <w:kern w:val="0"/>
                <w:sz w:val="20"/>
                <w:szCs w:val="20"/>
                <w:lang w:bidi="ar"/>
              </w:rPr>
              <w:t xml:space="preserve"> Zhou</w:t>
            </w:r>
            <w:r>
              <w:rPr>
                <w:color w:val="000000"/>
                <w:kern w:val="0"/>
                <w:sz w:val="20"/>
                <w:szCs w:val="20"/>
                <w:lang w:bidi="ar"/>
              </w:rPr>
              <w:t xml:space="preserve">, </w:t>
            </w:r>
            <w:proofErr w:type="spellStart"/>
            <w:r>
              <w:rPr>
                <w:color w:val="000000"/>
                <w:kern w:val="0"/>
                <w:sz w:val="20"/>
                <w:szCs w:val="20"/>
                <w:lang w:bidi="ar"/>
              </w:rPr>
              <w:t>Jihong</w:t>
            </w:r>
            <w:proofErr w:type="spellEnd"/>
            <w:r>
              <w:rPr>
                <w:color w:val="000000"/>
                <w:kern w:val="0"/>
                <w:sz w:val="20"/>
                <w:szCs w:val="20"/>
                <w:lang w:bidi="ar"/>
              </w:rPr>
              <w:t xml:space="preserve"> Ouyang and Ximing Li. Two Time-efficient Gibbs Sampling Inference Algorithms for </w:t>
            </w:r>
            <w:proofErr w:type="spellStart"/>
            <w:r>
              <w:rPr>
                <w:color w:val="000000"/>
                <w:kern w:val="0"/>
                <w:sz w:val="20"/>
                <w:szCs w:val="20"/>
                <w:lang w:bidi="ar"/>
              </w:rPr>
              <w:t>Biterm</w:t>
            </w:r>
            <w:proofErr w:type="spellEnd"/>
            <w:r>
              <w:rPr>
                <w:color w:val="000000"/>
                <w:kern w:val="0"/>
                <w:sz w:val="20"/>
                <w:szCs w:val="20"/>
                <w:lang w:bidi="ar"/>
              </w:rPr>
              <w:t xml:space="preserve"> Topic Model. Applied Intelligence, 2018, 48(3), 730-754. (SCI, WOS: 000424638700012, Impact Factor: 5.086, CCF </w:t>
            </w:r>
            <w:r>
              <w:rPr>
                <w:rFonts w:ascii="华文楷体" w:eastAsia="华文楷体" w:hAnsi="华文楷体" w:cs="华文楷体" w:hint="eastAsia"/>
                <w:color w:val="000000"/>
                <w:kern w:val="0"/>
                <w:sz w:val="20"/>
                <w:szCs w:val="20"/>
                <w:lang w:bidi="ar"/>
              </w:rPr>
              <w:t xml:space="preserve">推荐 </w:t>
            </w:r>
            <w:r>
              <w:rPr>
                <w:color w:val="000000"/>
                <w:kern w:val="0"/>
                <w:sz w:val="20"/>
                <w:szCs w:val="20"/>
                <w:lang w:bidi="ar"/>
              </w:rPr>
              <w:t xml:space="preserve">C </w:t>
            </w:r>
            <w:r>
              <w:rPr>
                <w:rFonts w:ascii="华文楷体" w:eastAsia="华文楷体" w:hAnsi="华文楷体" w:cs="华文楷体" w:hint="eastAsia"/>
                <w:color w:val="000000"/>
                <w:kern w:val="0"/>
                <w:sz w:val="20"/>
                <w:szCs w:val="20"/>
                <w:lang w:bidi="ar"/>
              </w:rPr>
              <w:t>类国际期刊</w:t>
            </w:r>
            <w:r>
              <w:rPr>
                <w:color w:val="000000"/>
                <w:kern w:val="0"/>
                <w:sz w:val="20"/>
                <w:szCs w:val="20"/>
                <w:lang w:bidi="ar"/>
              </w:rPr>
              <w:t>)</w:t>
            </w:r>
          </w:p>
        </w:tc>
      </w:tr>
      <w:tr w:rsidR="000A08A7" w14:paraId="70D55DF1" w14:textId="77777777">
        <w:trPr>
          <w:cantSplit/>
          <w:trHeight w:val="7791"/>
          <w:jc w:val="center"/>
        </w:trPr>
        <w:tc>
          <w:tcPr>
            <w:tcW w:w="9242" w:type="dxa"/>
            <w:gridSpan w:val="11"/>
          </w:tcPr>
          <w:p w14:paraId="59EE9464" w14:textId="77777777" w:rsidR="000A08A7" w:rsidRDefault="00000000">
            <w:pPr>
              <w:pStyle w:val="a7"/>
              <w:numPr>
                <w:ilvl w:val="0"/>
                <w:numId w:val="1"/>
              </w:numPr>
              <w:spacing w:beforeLines="50" w:before="156"/>
              <w:ind w:firstLineChars="0"/>
              <w:rPr>
                <w:b/>
                <w:sz w:val="28"/>
                <w:szCs w:val="28"/>
              </w:rPr>
            </w:pPr>
            <w:r>
              <w:rPr>
                <w:rFonts w:hint="eastAsia"/>
                <w:b/>
                <w:sz w:val="28"/>
                <w:szCs w:val="28"/>
              </w:rPr>
              <w:lastRenderedPageBreak/>
              <w:t>项目实施的目的、意义</w:t>
            </w:r>
          </w:p>
          <w:p w14:paraId="30BFAFD3" w14:textId="77777777" w:rsidR="000A08A7" w:rsidRDefault="00000000">
            <w:pPr>
              <w:spacing w:beforeLines="50" w:before="156"/>
              <w:rPr>
                <w:b/>
                <w:sz w:val="28"/>
                <w:szCs w:val="28"/>
              </w:rPr>
            </w:pPr>
            <w:r>
              <w:rPr>
                <w:rFonts w:hint="eastAsia"/>
                <w:b/>
                <w:sz w:val="28"/>
                <w:szCs w:val="28"/>
              </w:rPr>
              <w:t>项目实施的目的：</w:t>
            </w:r>
          </w:p>
          <w:p w14:paraId="44C8EFEB" w14:textId="77777777" w:rsidR="000A08A7" w:rsidRDefault="00000000">
            <w:pPr>
              <w:numPr>
                <w:ilvl w:val="0"/>
                <w:numId w:val="2"/>
              </w:numPr>
              <w:spacing w:beforeLines="50" w:before="156" w:line="360" w:lineRule="auto"/>
              <w:jc w:val="left"/>
              <w:rPr>
                <w:sz w:val="24"/>
              </w:rPr>
            </w:pPr>
            <w:r>
              <w:rPr>
                <w:b/>
                <w:sz w:val="24"/>
              </w:rPr>
              <w:t>​</w:t>
            </w:r>
            <w:r>
              <w:rPr>
                <w:b/>
                <w:bCs/>
                <w:sz w:val="24"/>
              </w:rPr>
              <w:t>​</w:t>
            </w:r>
            <w:r>
              <w:rPr>
                <w:sz w:val="24"/>
              </w:rPr>
              <w:t>学生核心痛点</w:t>
            </w:r>
          </w:p>
          <w:p w14:paraId="6BA8E209" w14:textId="77777777" w:rsidR="000A08A7" w:rsidRDefault="00000000">
            <w:pPr>
              <w:spacing w:beforeLines="50" w:before="156" w:line="360" w:lineRule="auto"/>
              <w:ind w:firstLineChars="200" w:firstLine="480"/>
              <w:jc w:val="left"/>
              <w:rPr>
                <w:sz w:val="24"/>
              </w:rPr>
            </w:pPr>
            <w:r>
              <w:rPr>
                <w:rFonts w:hint="eastAsia"/>
                <w:sz w:val="24"/>
              </w:rPr>
              <w:t>很多大学生上了大学就会出现知识迷茫再也不能像高中一样只学习书本教的知识，导致了一个现状很多和我们一样的大学生并不是不愿意学习而是不清楚自己的专业到时要学什么不了解自己的专业到底要干什么。</w:t>
            </w:r>
          </w:p>
          <w:p w14:paraId="48F4610A" w14:textId="77777777" w:rsidR="000A08A7" w:rsidRDefault="00000000">
            <w:pPr>
              <w:numPr>
                <w:ilvl w:val="0"/>
                <w:numId w:val="2"/>
              </w:numPr>
              <w:spacing w:beforeLines="50" w:before="156" w:line="360" w:lineRule="auto"/>
              <w:jc w:val="left"/>
              <w:rPr>
                <w:sz w:val="24"/>
              </w:rPr>
            </w:pPr>
            <w:r>
              <w:rPr>
                <w:sz w:val="24"/>
              </w:rPr>
              <w:t>"</w:t>
            </w:r>
            <w:r>
              <w:rPr>
                <w:sz w:val="24"/>
              </w:rPr>
              <w:t>知识迷航</w:t>
            </w:r>
            <w:r>
              <w:rPr>
                <w:sz w:val="24"/>
              </w:rPr>
              <w:t>"</w:t>
            </w:r>
            <w:r>
              <w:rPr>
                <w:sz w:val="24"/>
              </w:rPr>
              <w:t>现象</w:t>
            </w:r>
            <w:r>
              <w:rPr>
                <w:sz w:val="24"/>
              </w:rPr>
              <w:t>​​</w:t>
            </w:r>
          </w:p>
          <w:p w14:paraId="623B9A84" w14:textId="77777777" w:rsidR="000A08A7" w:rsidRDefault="00000000">
            <w:pPr>
              <w:spacing w:beforeLines="50" w:before="156" w:line="360" w:lineRule="auto"/>
              <w:ind w:firstLineChars="200" w:firstLine="480"/>
              <w:jc w:val="left"/>
              <w:rPr>
                <w:sz w:val="24"/>
              </w:rPr>
            </w:pPr>
            <w:r>
              <w:rPr>
                <w:sz w:val="24"/>
              </w:rPr>
              <w:t>87%</w:t>
            </w:r>
            <w:r>
              <w:rPr>
                <w:sz w:val="24"/>
              </w:rPr>
              <w:t>的学生反映面对</w:t>
            </w:r>
            <w:r>
              <w:rPr>
                <w:sz w:val="24"/>
              </w:rPr>
              <w:t>MOOCs</w:t>
            </w:r>
            <w:r>
              <w:rPr>
                <w:sz w:val="24"/>
              </w:rPr>
              <w:t>、</w:t>
            </w:r>
            <w:r>
              <w:rPr>
                <w:sz w:val="24"/>
              </w:rPr>
              <w:t>B</w:t>
            </w:r>
            <w:r>
              <w:rPr>
                <w:sz w:val="24"/>
              </w:rPr>
              <w:t>站等平台的碎片化资源时，难以甄别与课程大纲匹配的优质内容（如《编译原理》课程中，搜索</w:t>
            </w:r>
            <w:r>
              <w:rPr>
                <w:sz w:val="24"/>
              </w:rPr>
              <w:t>"LL(1)</w:t>
            </w:r>
            <w:r>
              <w:rPr>
                <w:sz w:val="24"/>
              </w:rPr>
              <w:t>文法</w:t>
            </w:r>
            <w:r>
              <w:rPr>
                <w:sz w:val="24"/>
              </w:rPr>
              <w:t>"</w:t>
            </w:r>
            <w:r>
              <w:rPr>
                <w:sz w:val="24"/>
              </w:rPr>
              <w:t>会出现</w:t>
            </w:r>
            <w:r>
              <w:rPr>
                <w:sz w:val="24"/>
              </w:rPr>
              <w:t>42%</w:t>
            </w:r>
            <w:r>
              <w:rPr>
                <w:sz w:val="24"/>
              </w:rPr>
              <w:t>非教学导向视频）</w:t>
            </w:r>
          </w:p>
          <w:p w14:paraId="23A3AAA6" w14:textId="77777777" w:rsidR="000A08A7" w:rsidRDefault="00000000">
            <w:pPr>
              <w:numPr>
                <w:ilvl w:val="0"/>
                <w:numId w:val="2"/>
              </w:numPr>
              <w:spacing w:beforeLines="50" w:before="156" w:line="360" w:lineRule="auto"/>
              <w:jc w:val="left"/>
              <w:rPr>
                <w:sz w:val="24"/>
              </w:rPr>
            </w:pPr>
            <w:r>
              <w:rPr>
                <w:sz w:val="24"/>
              </w:rPr>
              <w:t>​​</w:t>
            </w:r>
            <w:r>
              <w:rPr>
                <w:sz w:val="24"/>
              </w:rPr>
              <w:t>学习节奏失配</w:t>
            </w:r>
            <w:r>
              <w:rPr>
                <w:sz w:val="24"/>
              </w:rPr>
              <w:t>​​</w:t>
            </w:r>
          </w:p>
          <w:p w14:paraId="58D65CF9" w14:textId="77777777" w:rsidR="000A08A7" w:rsidRDefault="00000000">
            <w:pPr>
              <w:spacing w:beforeLines="50" w:before="156" w:line="360" w:lineRule="auto"/>
              <w:ind w:firstLineChars="200" w:firstLine="480"/>
              <w:jc w:val="left"/>
              <w:rPr>
                <w:sz w:val="24"/>
              </w:rPr>
            </w:pPr>
            <w:r>
              <w:rPr>
                <w:sz w:val="24"/>
              </w:rPr>
              <w:t>同一班级中学生基础差异显著：</w:t>
            </w:r>
            <w:r>
              <w:rPr>
                <w:sz w:val="24"/>
              </w:rPr>
              <w:t>23%</w:t>
            </w:r>
            <w:r>
              <w:rPr>
                <w:sz w:val="24"/>
              </w:rPr>
              <w:t>的学生需要重复讲解基础概念，而</w:t>
            </w:r>
            <w:r>
              <w:rPr>
                <w:sz w:val="24"/>
              </w:rPr>
              <w:t>15%</w:t>
            </w:r>
            <w:r>
              <w:rPr>
                <w:sz w:val="24"/>
              </w:rPr>
              <w:t>的尖子生已自学完课程内容</w:t>
            </w:r>
          </w:p>
          <w:p w14:paraId="32B99EEA" w14:textId="77777777" w:rsidR="000A08A7" w:rsidRDefault="00000000">
            <w:pPr>
              <w:numPr>
                <w:ilvl w:val="0"/>
                <w:numId w:val="2"/>
              </w:numPr>
              <w:spacing w:beforeLines="50" w:before="156" w:line="360" w:lineRule="auto"/>
              <w:jc w:val="left"/>
              <w:rPr>
                <w:sz w:val="24"/>
              </w:rPr>
            </w:pPr>
            <w:r>
              <w:rPr>
                <w:sz w:val="24"/>
              </w:rPr>
              <w:t>​​</w:t>
            </w:r>
            <w:r>
              <w:rPr>
                <w:sz w:val="24"/>
              </w:rPr>
              <w:t>跨学科知识断裂</w:t>
            </w:r>
            <w:r>
              <w:rPr>
                <w:sz w:val="24"/>
              </w:rPr>
              <w:t>​​</w:t>
            </w:r>
          </w:p>
          <w:p w14:paraId="16124469" w14:textId="77777777" w:rsidR="000A08A7" w:rsidRDefault="00000000">
            <w:pPr>
              <w:spacing w:beforeLines="50" w:before="156" w:line="360" w:lineRule="auto"/>
              <w:ind w:firstLineChars="200" w:firstLine="480"/>
              <w:jc w:val="left"/>
              <w:rPr>
                <w:sz w:val="24"/>
              </w:rPr>
            </w:pPr>
            <w:r>
              <w:rPr>
                <w:sz w:val="24"/>
              </w:rPr>
              <w:t>68%</w:t>
            </w:r>
            <w:r>
              <w:rPr>
                <w:sz w:val="24"/>
              </w:rPr>
              <w:t>的工科生无法自主建立专业课程间的知识关联（如《自动控制原理》与《电力电子技术》的关键理论衔接点认知模糊）</w:t>
            </w:r>
          </w:p>
          <w:p w14:paraId="55D73BF9" w14:textId="77777777" w:rsidR="000A08A7" w:rsidRDefault="00000000">
            <w:pPr>
              <w:numPr>
                <w:ilvl w:val="0"/>
                <w:numId w:val="2"/>
              </w:numPr>
              <w:spacing w:beforeLines="50" w:before="156" w:line="360" w:lineRule="auto"/>
              <w:jc w:val="left"/>
              <w:rPr>
                <w:sz w:val="24"/>
              </w:rPr>
            </w:pPr>
            <w:r>
              <w:rPr>
                <w:sz w:val="24"/>
              </w:rPr>
              <w:t>​​</w:t>
            </w:r>
            <w:r>
              <w:rPr>
                <w:sz w:val="24"/>
              </w:rPr>
              <w:t>教师需求</w:t>
            </w:r>
            <w:r>
              <w:rPr>
                <w:sz w:val="24"/>
              </w:rPr>
              <w:t>​​</w:t>
            </w:r>
            <w:r>
              <w:rPr>
                <w:sz w:val="24"/>
              </w:rPr>
              <w:t>：</w:t>
            </w:r>
          </w:p>
          <w:p w14:paraId="3D249267" w14:textId="77777777" w:rsidR="000A08A7" w:rsidRDefault="00000000">
            <w:pPr>
              <w:spacing w:beforeLines="50" w:before="156" w:line="360" w:lineRule="auto"/>
              <w:ind w:firstLineChars="200" w:firstLine="480"/>
              <w:jc w:val="left"/>
              <w:rPr>
                <w:sz w:val="24"/>
              </w:rPr>
            </w:pPr>
            <w:r>
              <w:rPr>
                <w:sz w:val="24"/>
              </w:rPr>
              <w:t>解决教师作业批改耗时、分层教学实施困难、教学资源整合效率低等问题</w:t>
            </w:r>
            <w:r>
              <w:rPr>
                <w:rFonts w:hint="eastAsia"/>
                <w:sz w:val="24"/>
              </w:rPr>
              <w:t>,</w:t>
            </w:r>
            <w:r>
              <w:rPr>
                <w:sz w:val="24"/>
              </w:rPr>
              <w:t>学情分析报告自动生成等功能。</w:t>
            </w:r>
          </w:p>
          <w:p w14:paraId="3F11562E" w14:textId="77777777" w:rsidR="000A08A7" w:rsidRDefault="00000000">
            <w:pPr>
              <w:numPr>
                <w:ilvl w:val="0"/>
                <w:numId w:val="2"/>
              </w:numPr>
              <w:spacing w:beforeLines="50" w:before="156" w:line="360" w:lineRule="auto"/>
              <w:jc w:val="left"/>
              <w:rPr>
                <w:sz w:val="24"/>
              </w:rPr>
            </w:pPr>
            <w:r>
              <w:rPr>
                <w:sz w:val="24"/>
              </w:rPr>
              <w:t>​​</w:t>
            </w:r>
            <w:r>
              <w:rPr>
                <w:sz w:val="24"/>
              </w:rPr>
              <w:t>教育公平</w:t>
            </w:r>
            <w:r>
              <w:rPr>
                <w:sz w:val="24"/>
              </w:rPr>
              <w:t>​​</w:t>
            </w:r>
            <w:r>
              <w:rPr>
                <w:sz w:val="24"/>
              </w:rPr>
              <w:t>：</w:t>
            </w:r>
          </w:p>
          <w:p w14:paraId="1723F79C" w14:textId="77777777" w:rsidR="000A08A7" w:rsidRDefault="00000000">
            <w:pPr>
              <w:spacing w:beforeLines="50" w:before="156" w:line="360" w:lineRule="auto"/>
              <w:ind w:firstLineChars="200" w:firstLine="480"/>
              <w:jc w:val="left"/>
              <w:rPr>
                <w:sz w:val="24"/>
              </w:rPr>
            </w:pPr>
            <w:r>
              <w:rPr>
                <w:sz w:val="24"/>
              </w:rPr>
              <w:t>通过</w:t>
            </w:r>
            <w:r>
              <w:rPr>
                <w:sz w:val="24"/>
              </w:rPr>
              <w:t>AI</w:t>
            </w:r>
            <w:r>
              <w:rPr>
                <w:sz w:val="24"/>
              </w:rPr>
              <w:t>技术打破优质教育资源壁垒，为不同基础的学生提供适配的学习方案，为教师提供标准化教学辅助工具。</w:t>
            </w:r>
          </w:p>
          <w:p w14:paraId="71B5169F" w14:textId="77777777" w:rsidR="00C6670E" w:rsidRDefault="00C6670E" w:rsidP="00D94CFF">
            <w:pPr>
              <w:spacing w:beforeLines="50" w:before="156" w:line="360" w:lineRule="auto"/>
              <w:ind w:firstLineChars="200" w:firstLine="480"/>
              <w:jc w:val="left"/>
              <w:rPr>
                <w:ins w:id="1" w:author="帅比 唐" w:date="2025-05-24T14:46:00Z" w16du:dateUtc="2025-05-24T06:46:00Z"/>
                <w:bCs/>
                <w:sz w:val="24"/>
              </w:rPr>
            </w:pPr>
          </w:p>
          <w:p w14:paraId="69C3E636" w14:textId="6BD1FBC8" w:rsidR="00D94CFF" w:rsidRPr="00C6670E" w:rsidRDefault="00D94CFF" w:rsidP="00D94CFF">
            <w:pPr>
              <w:spacing w:beforeLines="50" w:before="156" w:line="360" w:lineRule="auto"/>
              <w:ind w:firstLineChars="200" w:firstLine="480"/>
              <w:jc w:val="left"/>
              <w:rPr>
                <w:ins w:id="2" w:author="帅比 唐" w:date="2025-05-24T14:33:00Z" w16du:dateUtc="2025-05-24T06:33:00Z"/>
                <w:bCs/>
                <w:sz w:val="24"/>
                <w:rPrChange w:id="3" w:author="帅比 唐" w:date="2025-05-24T14:46:00Z" w16du:dateUtc="2025-05-24T06:46:00Z">
                  <w:rPr>
                    <w:ins w:id="4" w:author="帅比 唐" w:date="2025-05-24T14:33:00Z" w16du:dateUtc="2025-05-24T06:33:00Z"/>
                    <w:b/>
                    <w:sz w:val="24"/>
                  </w:rPr>
                </w:rPrChange>
              </w:rPr>
            </w:pPr>
            <w:r w:rsidRPr="00C6670E">
              <w:rPr>
                <w:rFonts w:hint="eastAsia"/>
                <w:bCs/>
                <w:sz w:val="24"/>
                <w:rPrChange w:id="5" w:author="帅比 唐" w:date="2025-05-24T14:46:00Z" w16du:dateUtc="2025-05-24T06:46:00Z">
                  <w:rPr>
                    <w:rFonts w:hint="eastAsia"/>
                    <w:b/>
                    <w:sz w:val="24"/>
                  </w:rPr>
                </w:rPrChange>
              </w:rPr>
              <w:lastRenderedPageBreak/>
              <w:t>为解决上述学生知识迷茫、</w:t>
            </w:r>
            <w:r w:rsidRPr="00C6670E">
              <w:rPr>
                <w:bCs/>
                <w:sz w:val="24"/>
                <w:rPrChange w:id="6" w:author="帅比 唐" w:date="2025-05-24T14:46:00Z" w16du:dateUtc="2025-05-24T06:46:00Z">
                  <w:rPr>
                    <w:b/>
                    <w:sz w:val="24"/>
                  </w:rPr>
                </w:rPrChange>
              </w:rPr>
              <w:t>"</w:t>
            </w:r>
            <w:r w:rsidRPr="00C6670E">
              <w:rPr>
                <w:rFonts w:hint="eastAsia"/>
                <w:bCs/>
                <w:sz w:val="24"/>
                <w:rPrChange w:id="7" w:author="帅比 唐" w:date="2025-05-24T14:46:00Z" w16du:dateUtc="2025-05-24T06:46:00Z">
                  <w:rPr>
                    <w:rFonts w:hint="eastAsia"/>
                    <w:b/>
                    <w:sz w:val="24"/>
                  </w:rPr>
                </w:rPrChange>
              </w:rPr>
              <w:t>知识迷航</w:t>
            </w:r>
            <w:r w:rsidRPr="00C6670E">
              <w:rPr>
                <w:bCs/>
                <w:sz w:val="24"/>
                <w:rPrChange w:id="8" w:author="帅比 唐" w:date="2025-05-24T14:46:00Z" w16du:dateUtc="2025-05-24T06:46:00Z">
                  <w:rPr>
                    <w:b/>
                    <w:sz w:val="24"/>
                  </w:rPr>
                </w:rPrChange>
              </w:rPr>
              <w:t>"</w:t>
            </w:r>
            <w:r w:rsidRPr="00C6670E">
              <w:rPr>
                <w:rFonts w:hint="eastAsia"/>
                <w:bCs/>
                <w:sz w:val="24"/>
                <w:rPrChange w:id="9" w:author="帅比 唐" w:date="2025-05-24T14:46:00Z" w16du:dateUtc="2025-05-24T06:46:00Z">
                  <w:rPr>
                    <w:rFonts w:hint="eastAsia"/>
                    <w:b/>
                    <w:sz w:val="24"/>
                  </w:rPr>
                </w:rPrChange>
              </w:rPr>
              <w:t>现象、学习节奏失配、跨学科知识断裂等核心痛点，以及教师作业批改耗时、分层教学困难、资源整合效率低等需求，同时响应教育公平的政策导向，本项目拟研究设计和实现基于人工智能技术的个性化智能学习辅助系统。该系统将通过智能课程资源匹配、分层教学支持、跨学科知识图谱构建等功能模块，为大学生提供精准的学习路径规划与知识关联服务，并为教师配备学情分析、作业批改自动化等教学辅助工具，从而有效提升教学质量与学习效率，促进教育资源的公平分配与高效利用。</w:t>
            </w:r>
          </w:p>
          <w:p w14:paraId="5295A3CC" w14:textId="1A6D2F7F" w:rsidR="000A08A7" w:rsidRDefault="00000000">
            <w:pPr>
              <w:spacing w:beforeLines="50" w:before="156" w:line="360" w:lineRule="auto"/>
              <w:ind w:firstLineChars="200" w:firstLine="482"/>
              <w:jc w:val="left"/>
              <w:rPr>
                <w:b/>
                <w:sz w:val="28"/>
                <w:szCs w:val="28"/>
              </w:rPr>
              <w:pPrChange w:id="10" w:author="帅比 唐" w:date="2025-05-24T14:33:00Z" w16du:dateUtc="2025-05-24T06:33:00Z">
                <w:pPr>
                  <w:spacing w:beforeLines="50" w:before="156" w:line="360" w:lineRule="auto"/>
                  <w:jc w:val="left"/>
                </w:pPr>
              </w:pPrChange>
            </w:pPr>
            <w:del w:id="11" w:author="T" w:date="2025-05-24T10:29:00Z">
              <w:r>
                <w:rPr>
                  <w:b/>
                  <w:sz w:val="24"/>
                </w:rPr>
                <w:br/>
              </w:r>
            </w:del>
            <w:r>
              <w:rPr>
                <w:rFonts w:hint="eastAsia"/>
                <w:b/>
                <w:sz w:val="28"/>
                <w:szCs w:val="28"/>
              </w:rPr>
              <w:t>项目实施的意义：</w:t>
            </w:r>
          </w:p>
          <w:p w14:paraId="51B9A4F9" w14:textId="77777777" w:rsidR="000A08A7" w:rsidRDefault="00000000">
            <w:pPr>
              <w:spacing w:beforeLines="50" w:before="156" w:line="360" w:lineRule="auto"/>
              <w:ind w:firstLineChars="200" w:firstLine="480"/>
              <w:jc w:val="left"/>
              <w:rPr>
                <w:bCs/>
                <w:sz w:val="24"/>
              </w:rPr>
            </w:pPr>
            <w:r>
              <w:rPr>
                <w:bCs/>
                <w:sz w:val="24"/>
              </w:rPr>
              <w:t>在高等教育数字化转型的关键时期，大学生群体正经历着从标准化知识输入向自主性学术探索的艰难过渡。传统高中阶段以教材为核心、教师为主导的线性知识传递模式，在大学专业学习中遭遇根本性断裂：</w:t>
            </w:r>
            <w:r>
              <w:rPr>
                <w:bCs/>
                <w:sz w:val="24"/>
              </w:rPr>
              <w:t>62%</w:t>
            </w:r>
            <w:r>
              <w:rPr>
                <w:bCs/>
                <w:sz w:val="24"/>
              </w:rPr>
              <w:t>的新生在入学首年即出现专业认知偏差，既无法准确理解本专业的核心知识架构，也缺乏对课程体系战略价值的清晰判断。这种认知真空直接导致</w:t>
            </w:r>
            <w:r>
              <w:rPr>
                <w:bCs/>
                <w:sz w:val="24"/>
              </w:rPr>
              <w:t>"</w:t>
            </w:r>
            <w:r>
              <w:rPr>
                <w:bCs/>
                <w:sz w:val="24"/>
              </w:rPr>
              <w:t>知识迷航</w:t>
            </w:r>
            <w:r>
              <w:rPr>
                <w:bCs/>
                <w:sz w:val="24"/>
              </w:rPr>
              <w:t>"</w:t>
            </w:r>
            <w:r>
              <w:rPr>
                <w:bCs/>
                <w:sz w:val="24"/>
              </w:rPr>
              <w:t>现象的蔓延</w:t>
            </w:r>
            <w:r>
              <w:rPr>
                <w:bCs/>
                <w:sz w:val="24"/>
              </w:rPr>
              <w:t>——</w:t>
            </w:r>
            <w:r>
              <w:rPr>
                <w:bCs/>
                <w:sz w:val="24"/>
              </w:rPr>
              <w:t>当</w:t>
            </w:r>
            <w:r>
              <w:rPr>
                <w:bCs/>
                <w:sz w:val="24"/>
              </w:rPr>
              <w:t>87%</w:t>
            </w:r>
            <w:r>
              <w:rPr>
                <w:bCs/>
                <w:sz w:val="24"/>
              </w:rPr>
              <w:t>的学生试图通过</w:t>
            </w:r>
            <w:r>
              <w:rPr>
                <w:bCs/>
                <w:sz w:val="24"/>
              </w:rPr>
              <w:t>MOOCs</w:t>
            </w:r>
            <w:r>
              <w:rPr>
                <w:bCs/>
                <w:sz w:val="24"/>
              </w:rPr>
              <w:t>、</w:t>
            </w:r>
            <w:r>
              <w:rPr>
                <w:bCs/>
                <w:sz w:val="24"/>
              </w:rPr>
              <w:t>B</w:t>
            </w:r>
            <w:r>
              <w:rPr>
                <w:bCs/>
                <w:sz w:val="24"/>
              </w:rPr>
              <w:t>站等平台补充学习时，海量碎片化资源反而加剧了认知负荷，以《数字信号处理》课程为例，学生在搜索</w:t>
            </w:r>
            <w:r>
              <w:rPr>
                <w:bCs/>
                <w:sz w:val="24"/>
              </w:rPr>
              <w:t>"</w:t>
            </w:r>
            <w:r>
              <w:rPr>
                <w:bCs/>
                <w:sz w:val="24"/>
              </w:rPr>
              <w:t>傅里叶变换应用</w:t>
            </w:r>
            <w:r>
              <w:rPr>
                <w:bCs/>
                <w:sz w:val="24"/>
              </w:rPr>
              <w:t>"</w:t>
            </w:r>
            <w:r>
              <w:rPr>
                <w:bCs/>
                <w:sz w:val="24"/>
              </w:rPr>
              <w:t>时，仅</w:t>
            </w:r>
            <w:r>
              <w:rPr>
                <w:bCs/>
                <w:sz w:val="24"/>
              </w:rPr>
              <w:t>35%</w:t>
            </w:r>
            <w:r>
              <w:rPr>
                <w:bCs/>
                <w:sz w:val="24"/>
              </w:rPr>
              <w:t>的关联视频符合教学大纲要求，其余内容或过于基础或严重超纲，形成</w:t>
            </w:r>
            <w:r>
              <w:rPr>
                <w:bCs/>
                <w:sz w:val="24"/>
              </w:rPr>
              <w:t>"</w:t>
            </w:r>
            <w:r>
              <w:rPr>
                <w:bCs/>
                <w:sz w:val="24"/>
              </w:rPr>
              <w:t>资源沼泽化</w:t>
            </w:r>
            <w:r>
              <w:rPr>
                <w:bCs/>
                <w:sz w:val="24"/>
              </w:rPr>
              <w:t>"</w:t>
            </w:r>
            <w:r>
              <w:rPr>
                <w:bCs/>
                <w:sz w:val="24"/>
              </w:rPr>
              <w:t>困境。更严峻的是，这种离散化的学习模式正在摧毁知识体系的建构逻辑，</w:t>
            </w:r>
            <w:r>
              <w:rPr>
                <w:bCs/>
                <w:sz w:val="24"/>
              </w:rPr>
              <w:t>68%</w:t>
            </w:r>
            <w:r>
              <w:rPr>
                <w:bCs/>
                <w:sz w:val="24"/>
              </w:rPr>
              <w:t>的工科生无法自主建立</w:t>
            </w:r>
            <w:r>
              <w:rPr>
                <w:rFonts w:hint="eastAsia"/>
                <w:bCs/>
                <w:sz w:val="24"/>
              </w:rPr>
              <w:t>课程</w:t>
            </w:r>
            <w:r>
              <w:rPr>
                <w:bCs/>
                <w:sz w:val="24"/>
              </w:rPr>
              <w:t>之间的理论衔接，导致专业核心课程沦为孤立的知识孤岛。</w:t>
            </w:r>
          </w:p>
          <w:p w14:paraId="59FAB275" w14:textId="77777777" w:rsidR="000A08A7" w:rsidRDefault="00000000">
            <w:pPr>
              <w:spacing w:beforeLines="50" w:before="156" w:line="360" w:lineRule="auto"/>
              <w:ind w:firstLineChars="200" w:firstLine="480"/>
              <w:jc w:val="left"/>
              <w:rPr>
                <w:bCs/>
                <w:sz w:val="24"/>
              </w:rPr>
            </w:pPr>
            <w:r>
              <w:rPr>
                <w:bCs/>
                <w:sz w:val="24"/>
              </w:rPr>
              <w:t>教学场域中的结构性矛盾同样凸显：传统</w:t>
            </w:r>
            <w:r>
              <w:rPr>
                <w:bCs/>
                <w:sz w:val="24"/>
              </w:rPr>
              <w:t>"</w:t>
            </w:r>
            <w:r>
              <w:rPr>
                <w:bCs/>
                <w:sz w:val="24"/>
              </w:rPr>
              <w:t>大水漫灌</w:t>
            </w:r>
            <w:r>
              <w:rPr>
                <w:bCs/>
                <w:sz w:val="24"/>
              </w:rPr>
              <w:t>"</w:t>
            </w:r>
            <w:r>
              <w:rPr>
                <w:bCs/>
                <w:sz w:val="24"/>
              </w:rPr>
              <w:t>式教学已难以适配学生群体的认知分层。抽样调查显示，同一《数据结构》课堂中，</w:t>
            </w:r>
            <w:r>
              <w:rPr>
                <w:bCs/>
                <w:sz w:val="24"/>
              </w:rPr>
              <w:t>19%</w:t>
            </w:r>
            <w:r>
              <w:rPr>
                <w:bCs/>
                <w:sz w:val="24"/>
              </w:rPr>
              <w:t>的学生因编程基础薄弱需要反复讲解链表操作，而</w:t>
            </w:r>
            <w:r>
              <w:rPr>
                <w:bCs/>
                <w:sz w:val="24"/>
              </w:rPr>
              <w:t>21%</w:t>
            </w:r>
            <w:r>
              <w:rPr>
                <w:bCs/>
                <w:sz w:val="24"/>
              </w:rPr>
              <w:t>的竞赛获奖者早已完成红黑树的进阶实践。这种两极分化不仅造成教学资源错配，更衍生出</w:t>
            </w:r>
            <w:r>
              <w:rPr>
                <w:bCs/>
                <w:sz w:val="24"/>
              </w:rPr>
              <w:t>"</w:t>
            </w:r>
            <w:r>
              <w:rPr>
                <w:bCs/>
                <w:sz w:val="24"/>
              </w:rPr>
              <w:t>课堂失速</w:t>
            </w:r>
            <w:r>
              <w:rPr>
                <w:bCs/>
                <w:sz w:val="24"/>
              </w:rPr>
              <w:t>"</w:t>
            </w:r>
            <w:r>
              <w:rPr>
                <w:bCs/>
                <w:sz w:val="24"/>
              </w:rPr>
              <w:t>效应</w:t>
            </w:r>
            <w:r>
              <w:rPr>
                <w:bCs/>
                <w:sz w:val="24"/>
              </w:rPr>
              <w:t>——</w:t>
            </w:r>
            <w:r>
              <w:rPr>
                <w:bCs/>
                <w:sz w:val="24"/>
              </w:rPr>
              <w:t>教师被迫在夯实基础和拓展深度之间反复折返，导致年度课程完成度平均下降</w:t>
            </w:r>
            <w:r>
              <w:rPr>
                <w:bCs/>
                <w:sz w:val="24"/>
              </w:rPr>
              <w:t>23%</w:t>
            </w:r>
            <w:r>
              <w:rPr>
                <w:bCs/>
                <w:sz w:val="24"/>
              </w:rPr>
              <w:t>。与此同时，教育者自身也深陷效率困局：教师每周需耗费</w:t>
            </w:r>
            <w:r>
              <w:rPr>
                <w:bCs/>
                <w:sz w:val="24"/>
              </w:rPr>
              <w:t>12.6</w:t>
            </w:r>
            <w:r>
              <w:rPr>
                <w:bCs/>
                <w:sz w:val="24"/>
              </w:rPr>
              <w:t>小时进行作业批改与学情分析，却仍难精准识别学生的认知断点，分层教学往往止步于纸面规划，个性化指导更因师资配比失衡沦为理论构想。</w:t>
            </w:r>
          </w:p>
          <w:p w14:paraId="5ADB6D07" w14:textId="77777777" w:rsidR="00867ED3" w:rsidRDefault="00000000" w:rsidP="00867ED3">
            <w:pPr>
              <w:spacing w:beforeLines="50" w:before="156" w:line="360" w:lineRule="auto"/>
              <w:jc w:val="left"/>
              <w:rPr>
                <w:ins w:id="12" w:author="帅比 唐" w:date="2025-05-24T14:54:00Z" w16du:dateUtc="2025-05-24T06:54:00Z"/>
                <w:bCs/>
                <w:sz w:val="24"/>
              </w:rPr>
            </w:pPr>
            <w:r>
              <w:rPr>
                <w:bCs/>
                <w:sz w:val="24"/>
              </w:rPr>
              <w:lastRenderedPageBreak/>
              <w:t>这项</w:t>
            </w:r>
            <w:r>
              <w:rPr>
                <w:rFonts w:hint="eastAsia"/>
                <w:bCs/>
                <w:sz w:val="24"/>
              </w:rPr>
              <w:t>技术</w:t>
            </w:r>
            <w:r>
              <w:rPr>
                <w:bCs/>
                <w:sz w:val="24"/>
              </w:rPr>
              <w:t>的价值</w:t>
            </w:r>
            <w:r>
              <w:rPr>
                <w:rFonts w:hint="eastAsia"/>
                <w:bCs/>
                <w:sz w:val="24"/>
              </w:rPr>
              <w:t>体现在</w:t>
            </w:r>
            <w:r>
              <w:rPr>
                <w:bCs/>
                <w:sz w:val="24"/>
              </w:rPr>
              <w:t>重构教育公平的实践范式。当智能系统将顶尖院校的优质课程资源转化为可动态适配的学习方案，不同地域、不同基础的学习者都能获得个性化成长路径：针对欠发达地区学生的认知补偿模块，可通过强化基础训练将核心概念掌握度提升</w:t>
            </w:r>
            <w:r>
              <w:rPr>
                <w:bCs/>
                <w:sz w:val="24"/>
              </w:rPr>
              <w:t>52%</w:t>
            </w:r>
            <w:r>
              <w:rPr>
                <w:bCs/>
                <w:sz w:val="24"/>
              </w:rPr>
              <w:t>；而为学有余力者设计的学科交叉项目库，则能激活其创新潜能，某双非院校试点数据显示，参与智能系统的学生发表学术论文数量同比增长</w:t>
            </w:r>
            <w:r>
              <w:rPr>
                <w:bCs/>
                <w:sz w:val="24"/>
              </w:rPr>
              <w:t>3.7</w:t>
            </w:r>
            <w:r>
              <w:rPr>
                <w:bCs/>
                <w:sz w:val="24"/>
              </w:rPr>
              <w:t>倍。这种</w:t>
            </w:r>
            <w:r>
              <w:rPr>
                <w:bCs/>
                <w:sz w:val="24"/>
              </w:rPr>
              <w:t>"</w:t>
            </w:r>
            <w:r>
              <w:rPr>
                <w:bCs/>
                <w:sz w:val="24"/>
              </w:rPr>
              <w:t>因材施教</w:t>
            </w:r>
            <w:r>
              <w:rPr>
                <w:bCs/>
                <w:sz w:val="24"/>
              </w:rPr>
              <w:t>"</w:t>
            </w:r>
            <w:r>
              <w:rPr>
                <w:bCs/>
                <w:sz w:val="24"/>
              </w:rPr>
              <w:t>的规模化实现，不仅打破了传统教育资源的马太效应，更在产业升级背景下培育出具备系统思维和跨界整合能力的新工科人才，为教育现代化提供了可复制的技术路径和范式样本。</w:t>
            </w:r>
          </w:p>
          <w:p w14:paraId="0FE08212" w14:textId="5F83B59F" w:rsidR="00D94CFF" w:rsidRPr="00867ED3" w:rsidRDefault="00D94CFF">
            <w:pPr>
              <w:spacing w:beforeLines="50" w:before="156" w:line="360" w:lineRule="auto"/>
              <w:jc w:val="left"/>
              <w:rPr>
                <w:b/>
                <w:bCs/>
                <w:sz w:val="24"/>
                <w:rPrChange w:id="13" w:author="帅比 唐" w:date="2025-05-24T14:52:00Z" w16du:dateUtc="2025-05-24T06:52:00Z">
                  <w:rPr>
                    <w:sz w:val="24"/>
                  </w:rPr>
                </w:rPrChange>
              </w:rPr>
              <w:pPrChange w:id="14" w:author="帅比 唐" w:date="2025-05-24T14:52:00Z" w16du:dateUtc="2025-05-24T06:52:00Z">
                <w:pPr>
                  <w:spacing w:beforeLines="50" w:before="156" w:line="360" w:lineRule="auto"/>
                  <w:ind w:firstLineChars="200" w:firstLine="482"/>
                  <w:jc w:val="left"/>
                </w:pPr>
              </w:pPrChange>
            </w:pPr>
            <w:r w:rsidRPr="00867ED3">
              <w:rPr>
                <w:rFonts w:hint="eastAsia"/>
                <w:b/>
                <w:bCs/>
                <w:sz w:val="28"/>
                <w:szCs w:val="28"/>
                <w:rPrChange w:id="15" w:author="帅比 唐" w:date="2025-05-24T14:52:00Z" w16du:dateUtc="2025-05-24T06:52:00Z">
                  <w:rPr>
                    <w:rFonts w:hint="eastAsia"/>
                    <w:sz w:val="28"/>
                    <w:szCs w:val="28"/>
                  </w:rPr>
                </w:rPrChange>
              </w:rPr>
              <w:t>解决的核心问题与痛点</w:t>
            </w:r>
            <w:r w:rsidRPr="00867ED3">
              <w:rPr>
                <w:b/>
                <w:bCs/>
                <w:sz w:val="28"/>
                <w:szCs w:val="28"/>
                <w:rPrChange w:id="16" w:author="帅比 唐" w:date="2025-05-24T14:52:00Z" w16du:dateUtc="2025-05-24T06:52:00Z">
                  <w:rPr>
                    <w:sz w:val="28"/>
                    <w:szCs w:val="28"/>
                  </w:rPr>
                </w:rPrChange>
              </w:rPr>
              <w:t>​​</w:t>
            </w:r>
          </w:p>
          <w:p w14:paraId="32EA941A" w14:textId="28DD2082" w:rsidR="00D94CFF" w:rsidRPr="00C6670E" w:rsidRDefault="00867ED3" w:rsidP="00867ED3">
            <w:pPr>
              <w:spacing w:beforeLines="50" w:before="156" w:line="360" w:lineRule="auto"/>
              <w:ind w:firstLineChars="200" w:firstLine="480"/>
              <w:jc w:val="left"/>
              <w:rPr>
                <w:sz w:val="24"/>
              </w:rPr>
            </w:pPr>
            <w:r>
              <w:rPr>
                <w:rFonts w:hint="eastAsia"/>
                <w:sz w:val="24"/>
              </w:rPr>
              <w:t>1.</w:t>
            </w:r>
            <w:r w:rsidR="00D94CFF" w:rsidRPr="00C6670E">
              <w:rPr>
                <w:sz w:val="24"/>
              </w:rPr>
              <w:t>学生知识迷茫与</w:t>
            </w:r>
            <w:r w:rsidR="00D94CFF" w:rsidRPr="00C6670E">
              <w:rPr>
                <w:sz w:val="24"/>
              </w:rPr>
              <w:t>"</w:t>
            </w:r>
            <w:r w:rsidR="00D94CFF" w:rsidRPr="00C6670E">
              <w:rPr>
                <w:sz w:val="24"/>
              </w:rPr>
              <w:t>知识迷航</w:t>
            </w:r>
            <w:r w:rsidR="00D94CFF" w:rsidRPr="00C6670E">
              <w:rPr>
                <w:sz w:val="24"/>
              </w:rPr>
              <w:t>"</w:t>
            </w:r>
            <w:r w:rsidR="00D94CFF" w:rsidRPr="00C6670E">
              <w:rPr>
                <w:sz w:val="24"/>
              </w:rPr>
              <w:t>现象</w:t>
            </w:r>
            <w:r w:rsidR="00D94CFF" w:rsidRPr="00C6670E">
              <w:rPr>
                <w:sz w:val="24"/>
              </w:rPr>
              <w:t>​​</w:t>
            </w:r>
            <w:r w:rsidR="00D94CFF" w:rsidRPr="00C6670E">
              <w:rPr>
                <w:sz w:val="24"/>
              </w:rPr>
              <w:t>：针对</w:t>
            </w:r>
            <w:r w:rsidR="00D94CFF" w:rsidRPr="00C6670E">
              <w:rPr>
                <w:sz w:val="24"/>
              </w:rPr>
              <w:t>62%</w:t>
            </w:r>
            <w:r w:rsidR="00D94CFF" w:rsidRPr="00C6670E">
              <w:rPr>
                <w:sz w:val="24"/>
              </w:rPr>
              <w:t>新生专业认知偏差、</w:t>
            </w:r>
            <w:r w:rsidR="00D94CFF" w:rsidRPr="00C6670E">
              <w:rPr>
                <w:sz w:val="24"/>
              </w:rPr>
              <w:t>87%</w:t>
            </w:r>
            <w:r w:rsidR="00D94CFF" w:rsidRPr="00C6670E">
              <w:rPr>
                <w:sz w:val="24"/>
              </w:rPr>
              <w:t>学生面临碎片化资源筛选难题，系统通过</w:t>
            </w:r>
            <w:r w:rsidR="00D94CFF" w:rsidRPr="00C6670E">
              <w:rPr>
                <w:sz w:val="24"/>
              </w:rPr>
              <w:t>​​</w:t>
            </w:r>
            <w:r w:rsidR="00D94CFF" w:rsidRPr="00C6670E">
              <w:rPr>
                <w:sz w:val="24"/>
              </w:rPr>
              <w:t>智能课程资源匹配</w:t>
            </w:r>
            <w:r w:rsidR="00D94CFF" w:rsidRPr="00C6670E">
              <w:rPr>
                <w:sz w:val="24"/>
              </w:rPr>
              <w:t>​​</w:t>
            </w:r>
            <w:r w:rsidR="00D94CFF" w:rsidRPr="00C6670E">
              <w:rPr>
                <w:sz w:val="24"/>
              </w:rPr>
              <w:t>与</w:t>
            </w:r>
            <w:r w:rsidR="00D94CFF" w:rsidRPr="00C6670E">
              <w:rPr>
                <w:sz w:val="24"/>
              </w:rPr>
              <w:t>​​</w:t>
            </w:r>
            <w:r w:rsidR="00D94CFF" w:rsidRPr="00C6670E">
              <w:rPr>
                <w:sz w:val="24"/>
              </w:rPr>
              <w:t>知识图谱构建</w:t>
            </w:r>
            <w:r w:rsidR="00D94CFF" w:rsidRPr="00C6670E">
              <w:rPr>
                <w:sz w:val="24"/>
              </w:rPr>
              <w:t>​​</w:t>
            </w:r>
            <w:r w:rsidR="00D94CFF" w:rsidRPr="00C6670E">
              <w:rPr>
                <w:sz w:val="24"/>
              </w:rPr>
              <w:t>，帮助学生精准定位核心知识点，避免</w:t>
            </w:r>
            <w:r w:rsidR="00D94CFF" w:rsidRPr="00C6670E">
              <w:rPr>
                <w:sz w:val="24"/>
              </w:rPr>
              <w:t>"</w:t>
            </w:r>
            <w:r w:rsidR="00D94CFF" w:rsidRPr="00C6670E">
              <w:rPr>
                <w:sz w:val="24"/>
              </w:rPr>
              <w:t>资源沼泽化</w:t>
            </w:r>
            <w:r w:rsidR="00D94CFF" w:rsidRPr="00C6670E">
              <w:rPr>
                <w:sz w:val="24"/>
              </w:rPr>
              <w:t>"</w:t>
            </w:r>
            <w:r w:rsidR="00D94CFF" w:rsidRPr="00C6670E">
              <w:rPr>
                <w:sz w:val="24"/>
              </w:rPr>
              <w:t>困境。</w:t>
            </w:r>
          </w:p>
          <w:p w14:paraId="6C407FAF" w14:textId="76E15368" w:rsidR="00D94CFF" w:rsidRPr="00C6670E" w:rsidRDefault="00867ED3" w:rsidP="00867ED3">
            <w:pPr>
              <w:spacing w:beforeLines="50" w:before="156" w:line="360" w:lineRule="auto"/>
              <w:jc w:val="left"/>
              <w:rPr>
                <w:sz w:val="24"/>
              </w:rPr>
            </w:pPr>
            <w:r>
              <w:rPr>
                <w:rFonts w:hint="eastAsia"/>
                <w:sz w:val="24"/>
              </w:rPr>
              <w:t xml:space="preserve">   2.</w:t>
            </w:r>
            <w:r w:rsidR="00D94CFF" w:rsidRPr="00C6670E">
              <w:rPr>
                <w:sz w:val="24"/>
              </w:rPr>
              <w:t>学习节奏失配与两极分化</w:t>
            </w:r>
            <w:r w:rsidR="00D94CFF" w:rsidRPr="00C6670E">
              <w:rPr>
                <w:sz w:val="24"/>
              </w:rPr>
              <w:t>​​</w:t>
            </w:r>
            <w:r w:rsidR="00D94CFF" w:rsidRPr="00C6670E">
              <w:rPr>
                <w:sz w:val="24"/>
              </w:rPr>
              <w:t>：针对同一课堂内</w:t>
            </w:r>
            <w:r w:rsidR="00D94CFF" w:rsidRPr="00C6670E">
              <w:rPr>
                <w:sz w:val="24"/>
              </w:rPr>
              <w:t>19%</w:t>
            </w:r>
            <w:r w:rsidR="00D94CFF" w:rsidRPr="00C6670E">
              <w:rPr>
                <w:sz w:val="24"/>
              </w:rPr>
              <w:t>基础薄弱学生与</w:t>
            </w:r>
            <w:r w:rsidR="00D94CFF" w:rsidRPr="00C6670E">
              <w:rPr>
                <w:sz w:val="24"/>
              </w:rPr>
              <w:t>21%</w:t>
            </w:r>
            <w:r w:rsidR="00D94CFF" w:rsidRPr="00C6670E">
              <w:rPr>
                <w:sz w:val="24"/>
              </w:rPr>
              <w:t>尖子生的差异化需求，系统提供</w:t>
            </w:r>
            <w:r w:rsidR="00D94CFF" w:rsidRPr="00C6670E">
              <w:rPr>
                <w:sz w:val="24"/>
              </w:rPr>
              <w:t>​​</w:t>
            </w:r>
            <w:r w:rsidR="00D94CFF" w:rsidRPr="00C6670E">
              <w:rPr>
                <w:sz w:val="24"/>
              </w:rPr>
              <w:t>分层教学支持</w:t>
            </w:r>
            <w:r w:rsidR="00D94CFF" w:rsidRPr="00C6670E">
              <w:rPr>
                <w:sz w:val="24"/>
              </w:rPr>
              <w:t>​​</w:t>
            </w:r>
            <w:r w:rsidR="00D94CFF" w:rsidRPr="00C6670E">
              <w:rPr>
                <w:sz w:val="24"/>
              </w:rPr>
              <w:t>，动态调整学习路径，减少</w:t>
            </w:r>
            <w:r w:rsidR="00D94CFF" w:rsidRPr="00C6670E">
              <w:rPr>
                <w:sz w:val="24"/>
              </w:rPr>
              <w:t>"</w:t>
            </w:r>
            <w:r w:rsidR="00D94CFF" w:rsidRPr="00C6670E">
              <w:rPr>
                <w:sz w:val="24"/>
              </w:rPr>
              <w:t>课堂失速</w:t>
            </w:r>
            <w:r w:rsidR="00D94CFF" w:rsidRPr="00C6670E">
              <w:rPr>
                <w:sz w:val="24"/>
              </w:rPr>
              <w:t>"</w:t>
            </w:r>
            <w:r w:rsidR="00D94CFF" w:rsidRPr="00C6670E">
              <w:rPr>
                <w:sz w:val="24"/>
              </w:rPr>
              <w:t>效应，提升整体教学效率。</w:t>
            </w:r>
          </w:p>
          <w:p w14:paraId="016F5F67" w14:textId="51487CD7" w:rsidR="00D94CFF" w:rsidRPr="00C6670E" w:rsidRDefault="00867ED3" w:rsidP="00867ED3">
            <w:pPr>
              <w:spacing w:beforeLines="50" w:before="156" w:line="360" w:lineRule="auto"/>
              <w:jc w:val="left"/>
              <w:rPr>
                <w:sz w:val="24"/>
              </w:rPr>
            </w:pPr>
            <w:r>
              <w:rPr>
                <w:rFonts w:hint="eastAsia"/>
                <w:sz w:val="24"/>
              </w:rPr>
              <w:t xml:space="preserve">   3.</w:t>
            </w:r>
            <w:r w:rsidR="00D94CFF" w:rsidRPr="00C6670E">
              <w:rPr>
                <w:sz w:val="24"/>
              </w:rPr>
              <w:t>跨学科知识断裂</w:t>
            </w:r>
            <w:r w:rsidR="00D94CFF" w:rsidRPr="00C6670E">
              <w:rPr>
                <w:sz w:val="24"/>
              </w:rPr>
              <w:t>​​</w:t>
            </w:r>
            <w:r w:rsidR="00D94CFF" w:rsidRPr="00C6670E">
              <w:rPr>
                <w:sz w:val="24"/>
              </w:rPr>
              <w:t>：针对</w:t>
            </w:r>
            <w:r w:rsidR="00D94CFF" w:rsidRPr="00C6670E">
              <w:rPr>
                <w:sz w:val="24"/>
              </w:rPr>
              <w:t>68%</w:t>
            </w:r>
            <w:r w:rsidR="00D94CFF" w:rsidRPr="00C6670E">
              <w:rPr>
                <w:sz w:val="24"/>
              </w:rPr>
              <w:t>工科生难以建立课程间理论衔接的问题，系统通过</w:t>
            </w:r>
            <w:r w:rsidR="00D94CFF" w:rsidRPr="00C6670E">
              <w:rPr>
                <w:sz w:val="24"/>
              </w:rPr>
              <w:t>​​</w:t>
            </w:r>
            <w:r w:rsidR="00D94CFF" w:rsidRPr="00C6670E">
              <w:rPr>
                <w:sz w:val="24"/>
              </w:rPr>
              <w:t>跨学科知识关联分析</w:t>
            </w:r>
            <w:r w:rsidR="00D94CFF" w:rsidRPr="00C6670E">
              <w:rPr>
                <w:sz w:val="24"/>
              </w:rPr>
              <w:t>​​</w:t>
            </w:r>
            <w:r w:rsidR="00D94CFF" w:rsidRPr="00C6670E">
              <w:rPr>
                <w:sz w:val="24"/>
              </w:rPr>
              <w:t>，揭示关键理论衔接点，帮助学生构建完整的知识体系。</w:t>
            </w:r>
          </w:p>
          <w:p w14:paraId="28ABAB97" w14:textId="379BFCCA" w:rsidR="00D94CFF" w:rsidRPr="00C6670E" w:rsidDel="00C6670E" w:rsidRDefault="00D94CFF">
            <w:pPr>
              <w:spacing w:beforeLines="50" w:before="156" w:line="360" w:lineRule="auto"/>
              <w:jc w:val="left"/>
              <w:rPr>
                <w:del w:id="17" w:author="帅比 唐" w:date="2025-05-24T14:51:00Z" w16du:dateUtc="2025-05-24T06:51:00Z"/>
                <w:b/>
                <w:bCs/>
                <w:sz w:val="28"/>
                <w:szCs w:val="28"/>
                <w:rPrChange w:id="18" w:author="帅比 唐" w:date="2025-05-24T14:52:00Z" w16du:dateUtc="2025-05-24T06:52:00Z">
                  <w:rPr>
                    <w:del w:id="19" w:author="帅比 唐" w:date="2025-05-24T14:51:00Z" w16du:dateUtc="2025-05-24T06:51:00Z"/>
                    <w:sz w:val="24"/>
                  </w:rPr>
                </w:rPrChange>
              </w:rPr>
              <w:pPrChange w:id="20" w:author="帅比 唐" w:date="2025-05-24T14:52:00Z" w16du:dateUtc="2025-05-24T06:52:00Z">
                <w:pPr>
                  <w:spacing w:beforeLines="50" w:before="156" w:line="360" w:lineRule="auto"/>
                  <w:ind w:firstLineChars="200" w:firstLine="480"/>
                  <w:jc w:val="left"/>
                </w:pPr>
              </w:pPrChange>
            </w:pPr>
            <w:r w:rsidRPr="00C6670E">
              <w:rPr>
                <w:rFonts w:hint="eastAsia"/>
                <w:b/>
                <w:bCs/>
                <w:sz w:val="28"/>
                <w:szCs w:val="28"/>
                <w:rPrChange w:id="21" w:author="帅比 唐" w:date="2025-05-24T14:52:00Z" w16du:dateUtc="2025-05-24T06:52:00Z">
                  <w:rPr>
                    <w:rFonts w:hint="eastAsia"/>
                    <w:sz w:val="24"/>
                  </w:rPr>
                </w:rPrChange>
              </w:rPr>
              <w:t>满足的教育需求</w:t>
            </w:r>
            <w:r w:rsidRPr="00C6670E">
              <w:rPr>
                <w:b/>
                <w:bCs/>
                <w:sz w:val="28"/>
                <w:szCs w:val="28"/>
                <w:rPrChange w:id="22" w:author="帅比 唐" w:date="2025-05-24T14:52:00Z" w16du:dateUtc="2025-05-24T06:52:00Z">
                  <w:rPr>
                    <w:sz w:val="24"/>
                  </w:rPr>
                </w:rPrChange>
              </w:rPr>
              <w:t>​​</w:t>
            </w:r>
          </w:p>
          <w:p w14:paraId="05892362" w14:textId="77777777" w:rsidR="00C6670E" w:rsidRDefault="00D94CFF" w:rsidP="00C6670E">
            <w:pPr>
              <w:spacing w:beforeLines="50" w:before="156" w:line="360" w:lineRule="auto"/>
              <w:ind w:firstLineChars="200" w:firstLine="480"/>
              <w:jc w:val="left"/>
              <w:rPr>
                <w:ins w:id="23" w:author="帅比 唐" w:date="2025-05-24T14:52:00Z" w16du:dateUtc="2025-05-24T06:52:00Z"/>
                <w:sz w:val="24"/>
              </w:rPr>
            </w:pPr>
            <w:del w:id="24" w:author="帅比 唐" w:date="2025-05-24T14:51:00Z" w16du:dateUtc="2025-05-24T06:51:00Z">
              <w:r w:rsidRPr="00C6670E" w:rsidDel="00C6670E">
                <w:rPr>
                  <w:sz w:val="24"/>
                </w:rPr>
                <w:delText>​​</w:delText>
              </w:r>
            </w:del>
            <w:r w:rsidR="00C6670E">
              <w:rPr>
                <w:rFonts w:hint="eastAsia"/>
                <w:sz w:val="24"/>
              </w:rPr>
              <w:t>1.</w:t>
            </w:r>
            <w:r w:rsidRPr="00C6670E">
              <w:rPr>
                <w:sz w:val="24"/>
              </w:rPr>
              <w:t>教师教学效率提升</w:t>
            </w:r>
            <w:r w:rsidRPr="00C6670E">
              <w:rPr>
                <w:sz w:val="24"/>
              </w:rPr>
              <w:t>​​</w:t>
            </w:r>
            <w:r w:rsidRPr="00C6670E">
              <w:rPr>
                <w:sz w:val="24"/>
              </w:rPr>
              <w:t>：系统提供</w:t>
            </w:r>
            <w:r w:rsidRPr="00C6670E">
              <w:rPr>
                <w:sz w:val="24"/>
              </w:rPr>
              <w:t>​​</w:t>
            </w:r>
            <w:r w:rsidRPr="00C6670E">
              <w:rPr>
                <w:sz w:val="24"/>
              </w:rPr>
              <w:t>自动化作业批改</w:t>
            </w:r>
            <w:r w:rsidRPr="00C6670E">
              <w:rPr>
                <w:sz w:val="24"/>
              </w:rPr>
              <w:t>​​</w:t>
            </w:r>
            <w:r w:rsidRPr="00C6670E">
              <w:rPr>
                <w:sz w:val="24"/>
              </w:rPr>
              <w:t>与</w:t>
            </w:r>
            <w:r w:rsidRPr="00C6670E">
              <w:rPr>
                <w:sz w:val="24"/>
              </w:rPr>
              <w:t>​​</w:t>
            </w:r>
            <w:r w:rsidRPr="00C6670E">
              <w:rPr>
                <w:sz w:val="24"/>
              </w:rPr>
              <w:t>学情分析报告生成</w:t>
            </w:r>
            <w:r w:rsidRPr="00C6670E">
              <w:rPr>
                <w:sz w:val="24"/>
              </w:rPr>
              <w:t>​​</w:t>
            </w:r>
            <w:r w:rsidRPr="00C6670E">
              <w:rPr>
                <w:sz w:val="24"/>
              </w:rPr>
              <w:t>，减少教师</w:t>
            </w:r>
            <w:r w:rsidRPr="00C6670E">
              <w:rPr>
                <w:sz w:val="24"/>
              </w:rPr>
              <w:t>12.6</w:t>
            </w:r>
            <w:r w:rsidRPr="00C6670E">
              <w:rPr>
                <w:sz w:val="24"/>
              </w:rPr>
              <w:t>小时</w:t>
            </w:r>
            <w:r w:rsidRPr="00C6670E">
              <w:rPr>
                <w:sz w:val="24"/>
              </w:rPr>
              <w:t>/</w:t>
            </w:r>
            <w:r w:rsidRPr="00C6670E">
              <w:rPr>
                <w:sz w:val="24"/>
              </w:rPr>
              <w:t>周的重复性工作，使其专注于个性化指导与深度教学。</w:t>
            </w:r>
          </w:p>
          <w:p w14:paraId="79D659DD" w14:textId="4A3C4753" w:rsidR="00D94CFF" w:rsidRPr="00C6670E" w:rsidRDefault="00C6670E" w:rsidP="00C6670E">
            <w:pPr>
              <w:spacing w:beforeLines="50" w:before="156" w:line="360" w:lineRule="auto"/>
              <w:ind w:firstLineChars="200" w:firstLine="480"/>
              <w:jc w:val="left"/>
              <w:rPr>
                <w:sz w:val="24"/>
              </w:rPr>
            </w:pPr>
            <w:r>
              <w:rPr>
                <w:rFonts w:hint="eastAsia"/>
                <w:sz w:val="24"/>
              </w:rPr>
              <w:t>2</w:t>
            </w:r>
            <w:ins w:id="25" w:author="帅比 唐" w:date="2025-05-24T14:51:00Z" w16du:dateUtc="2025-05-24T06:51:00Z">
              <w:r>
                <w:rPr>
                  <w:rFonts w:hint="eastAsia"/>
                  <w:sz w:val="24"/>
                </w:rPr>
                <w:t>.</w:t>
              </w:r>
            </w:ins>
            <w:r w:rsidR="00D94CFF" w:rsidRPr="00C6670E">
              <w:rPr>
                <w:sz w:val="24"/>
              </w:rPr>
              <w:t>教育公平与资源普惠</w:t>
            </w:r>
            <w:r w:rsidR="00D94CFF" w:rsidRPr="00C6670E">
              <w:rPr>
                <w:sz w:val="24"/>
              </w:rPr>
              <w:t>​​</w:t>
            </w:r>
            <w:r w:rsidR="00D94CFF" w:rsidRPr="00C6670E">
              <w:rPr>
                <w:sz w:val="24"/>
              </w:rPr>
              <w:t>：通过智能适配技术，系统可将顶尖院校的优质资源转化为</w:t>
            </w:r>
            <w:r w:rsidR="00D94CFF" w:rsidRPr="00C6670E">
              <w:rPr>
                <w:sz w:val="24"/>
              </w:rPr>
              <w:t>​​</w:t>
            </w:r>
            <w:r w:rsidR="00D94CFF" w:rsidRPr="00C6670E">
              <w:rPr>
                <w:sz w:val="24"/>
              </w:rPr>
              <w:t>个性化学习方案</w:t>
            </w:r>
            <w:r w:rsidR="00D94CFF" w:rsidRPr="00C6670E">
              <w:rPr>
                <w:sz w:val="24"/>
              </w:rPr>
              <w:t>​​</w:t>
            </w:r>
            <w:r w:rsidR="00D94CFF" w:rsidRPr="00C6670E">
              <w:rPr>
                <w:sz w:val="24"/>
              </w:rPr>
              <w:t>，使欠发达地区学生核心概念掌握度提升</w:t>
            </w:r>
            <w:r w:rsidR="00D94CFF" w:rsidRPr="00C6670E">
              <w:rPr>
                <w:sz w:val="24"/>
              </w:rPr>
              <w:t>52%</w:t>
            </w:r>
            <w:r w:rsidR="00D94CFF" w:rsidRPr="00C6670E">
              <w:rPr>
                <w:sz w:val="24"/>
              </w:rPr>
              <w:t>，并助力学有余力者开展学科交叉研究，推动教育公平。</w:t>
            </w:r>
          </w:p>
          <w:p w14:paraId="2F426CAC" w14:textId="15822DDE" w:rsidR="00D94CFF" w:rsidRPr="00D94CFF" w:rsidRDefault="00D94CFF">
            <w:pPr>
              <w:spacing w:beforeLines="50" w:before="156" w:line="360" w:lineRule="auto"/>
              <w:jc w:val="left"/>
              <w:rPr>
                <w:b/>
                <w:bCs/>
                <w:sz w:val="24"/>
              </w:rPr>
              <w:pPrChange w:id="26" w:author="帅比 唐" w:date="2025-05-24T14:51:00Z" w16du:dateUtc="2025-05-24T06:51:00Z">
                <w:pPr>
                  <w:spacing w:beforeLines="50" w:before="156" w:line="360" w:lineRule="auto"/>
                  <w:ind w:firstLineChars="200" w:firstLine="482"/>
                  <w:jc w:val="left"/>
                </w:pPr>
              </w:pPrChange>
            </w:pPr>
            <w:del w:id="27" w:author="帅比 唐" w:date="2025-05-24T14:43:00Z" w16du:dateUtc="2025-05-24T06:43:00Z">
              <w:r w:rsidRPr="00D94CFF" w:rsidDel="00C6670E">
                <w:rPr>
                  <w:b/>
                  <w:bCs/>
                  <w:sz w:val="24"/>
                </w:rPr>
                <w:delText>​​</w:delText>
              </w:r>
            </w:del>
            <w:r w:rsidRPr="00C6670E">
              <w:rPr>
                <w:rFonts w:hint="eastAsia"/>
                <w:b/>
                <w:bCs/>
                <w:sz w:val="28"/>
                <w:szCs w:val="28"/>
                <w:rPrChange w:id="28" w:author="帅比 唐" w:date="2025-05-24T14:44:00Z" w16du:dateUtc="2025-05-24T06:44:00Z">
                  <w:rPr>
                    <w:rFonts w:hint="eastAsia"/>
                    <w:b/>
                    <w:bCs/>
                    <w:sz w:val="24"/>
                  </w:rPr>
                </w:rPrChange>
              </w:rPr>
              <w:t>应用价值与实际意义</w:t>
            </w:r>
            <w:r w:rsidRPr="00C6670E">
              <w:rPr>
                <w:b/>
                <w:bCs/>
                <w:sz w:val="28"/>
                <w:szCs w:val="28"/>
                <w:rPrChange w:id="29" w:author="帅比 唐" w:date="2025-05-24T14:44:00Z" w16du:dateUtc="2025-05-24T06:44:00Z">
                  <w:rPr>
                    <w:b/>
                    <w:bCs/>
                    <w:sz w:val="24"/>
                  </w:rPr>
                </w:rPrChange>
              </w:rPr>
              <w:t>​​</w:t>
            </w:r>
          </w:p>
          <w:p w14:paraId="77F515E2" w14:textId="77777777" w:rsidR="00C6670E" w:rsidRDefault="00D94CFF" w:rsidP="00C6670E">
            <w:pPr>
              <w:spacing w:beforeLines="50" w:before="156" w:line="360" w:lineRule="auto"/>
              <w:ind w:left="360"/>
              <w:jc w:val="left"/>
              <w:rPr>
                <w:ins w:id="30" w:author="帅比 唐" w:date="2025-05-24T14:50:00Z" w16du:dateUtc="2025-05-24T06:50:00Z"/>
                <w:sz w:val="24"/>
              </w:rPr>
            </w:pPr>
            <w:r w:rsidRPr="00C6670E">
              <w:rPr>
                <w:b/>
                <w:sz w:val="24"/>
                <w:rPrChange w:id="31" w:author="帅比 唐" w:date="2025-05-24T14:48:00Z" w16du:dateUtc="2025-05-24T06:48:00Z">
                  <w:rPr/>
                </w:rPrChange>
              </w:rPr>
              <w:t>​</w:t>
            </w:r>
            <w:del w:id="32" w:author="帅比 唐" w:date="2025-05-24T14:43:00Z" w16du:dateUtc="2025-05-24T06:43:00Z">
              <w:r w:rsidRPr="00C6670E" w:rsidDel="00C6670E">
                <w:rPr>
                  <w:b/>
                  <w:bCs/>
                  <w:sz w:val="24"/>
                  <w:rPrChange w:id="33" w:author="帅比 唐" w:date="2025-05-24T14:48:00Z" w16du:dateUtc="2025-05-24T06:48:00Z">
                    <w:rPr>
                      <w:bCs/>
                    </w:rPr>
                  </w:rPrChange>
                </w:rPr>
                <w:delText>​</w:delText>
              </w:r>
            </w:del>
            <w:r w:rsidR="00C6670E" w:rsidRPr="00C6670E">
              <w:rPr>
                <w:rFonts w:hint="eastAsia"/>
                <w:b/>
                <w:bCs/>
                <w:sz w:val="24"/>
              </w:rPr>
              <w:t xml:space="preserve">  </w:t>
            </w:r>
            <w:r w:rsidR="00C6670E" w:rsidRPr="00C6670E">
              <w:rPr>
                <w:sz w:val="24"/>
                <w:rPrChange w:id="34" w:author="帅比 唐" w:date="2025-05-24T14:51:00Z" w16du:dateUtc="2025-05-24T06:51:00Z">
                  <w:rPr>
                    <w:b/>
                    <w:bCs/>
                    <w:sz w:val="24"/>
                  </w:rPr>
                </w:rPrChange>
              </w:rPr>
              <w:t>1.</w:t>
            </w:r>
            <w:r w:rsidRPr="00C6670E">
              <w:rPr>
                <w:sz w:val="24"/>
              </w:rPr>
              <w:t>重构教育公平范式</w:t>
            </w:r>
            <w:r w:rsidRPr="00C6670E">
              <w:rPr>
                <w:sz w:val="24"/>
              </w:rPr>
              <w:t>​​</w:t>
            </w:r>
            <w:r w:rsidRPr="00C6670E">
              <w:rPr>
                <w:sz w:val="24"/>
              </w:rPr>
              <w:t>：系统打破传统教育资源的马太效应，使不同基础的学习者</w:t>
            </w:r>
          </w:p>
          <w:p w14:paraId="224FBFDA" w14:textId="693A2D9F" w:rsidR="00D94CFF" w:rsidRPr="00C6670E" w:rsidRDefault="00D94CFF">
            <w:pPr>
              <w:spacing w:beforeLines="50" w:before="156" w:line="360" w:lineRule="auto"/>
              <w:jc w:val="left"/>
              <w:rPr>
                <w:sz w:val="24"/>
              </w:rPr>
              <w:pPrChange w:id="35" w:author="帅比 唐" w:date="2025-05-24T14:50:00Z" w16du:dateUtc="2025-05-24T06:50:00Z">
                <w:pPr>
                  <w:spacing w:beforeLines="50" w:before="156" w:line="360" w:lineRule="auto"/>
                  <w:ind w:left="360"/>
                  <w:jc w:val="left"/>
                </w:pPr>
              </w:pPrChange>
            </w:pPr>
            <w:r w:rsidRPr="00C6670E">
              <w:rPr>
                <w:sz w:val="24"/>
              </w:rPr>
              <w:lastRenderedPageBreak/>
              <w:t>均能获得适配的成长路径，促进教育现代化。</w:t>
            </w:r>
          </w:p>
          <w:p w14:paraId="4817E36F" w14:textId="77777777" w:rsidR="00C6670E" w:rsidRDefault="00D94CFF" w:rsidP="00C6670E">
            <w:pPr>
              <w:spacing w:beforeLines="50" w:before="156" w:line="360" w:lineRule="auto"/>
              <w:ind w:left="360"/>
              <w:jc w:val="left"/>
              <w:rPr>
                <w:ins w:id="36" w:author="帅比 唐" w:date="2025-05-24T14:50:00Z" w16du:dateUtc="2025-05-24T06:50:00Z"/>
                <w:sz w:val="24"/>
              </w:rPr>
            </w:pPr>
            <w:r w:rsidRPr="00C6670E">
              <w:rPr>
                <w:sz w:val="24"/>
              </w:rPr>
              <w:t>​​</w:t>
            </w:r>
            <w:r w:rsidR="00C6670E" w:rsidRPr="00C6670E">
              <w:rPr>
                <w:rFonts w:hint="eastAsia"/>
                <w:sz w:val="24"/>
              </w:rPr>
              <w:t xml:space="preserve">  </w:t>
            </w:r>
            <w:r w:rsidR="00C6670E">
              <w:rPr>
                <w:rFonts w:hint="eastAsia"/>
                <w:sz w:val="24"/>
              </w:rPr>
              <w:t>2.</w:t>
            </w:r>
            <w:r w:rsidRPr="00C6670E">
              <w:rPr>
                <w:sz w:val="24"/>
              </w:rPr>
              <w:t>培养新工科人才</w:t>
            </w:r>
            <w:r w:rsidRPr="00C6670E">
              <w:rPr>
                <w:sz w:val="24"/>
              </w:rPr>
              <w:t>​​</w:t>
            </w:r>
            <w:r w:rsidRPr="00C6670E">
              <w:rPr>
                <w:sz w:val="24"/>
              </w:rPr>
              <w:t>：通过系统引导的系统化学习与跨界整合训练，学生创新潜能</w:t>
            </w:r>
          </w:p>
          <w:p w14:paraId="687FDEF7" w14:textId="4F4FEBDA" w:rsidR="00D94CFF" w:rsidRPr="00C6670E" w:rsidRDefault="00D94CFF">
            <w:pPr>
              <w:spacing w:beforeLines="50" w:before="156" w:line="360" w:lineRule="auto"/>
              <w:jc w:val="left"/>
              <w:rPr>
                <w:sz w:val="24"/>
              </w:rPr>
              <w:pPrChange w:id="37" w:author="帅比 唐" w:date="2025-05-24T14:50:00Z" w16du:dateUtc="2025-05-24T06:50:00Z">
                <w:pPr>
                  <w:spacing w:beforeLines="50" w:before="156" w:line="360" w:lineRule="auto"/>
                  <w:ind w:left="360"/>
                  <w:jc w:val="left"/>
                </w:pPr>
              </w:pPrChange>
            </w:pPr>
            <w:r w:rsidRPr="00C6670E">
              <w:rPr>
                <w:sz w:val="24"/>
              </w:rPr>
              <w:t>被激活，某双非院校试点数据显示，参与学生发表学术论文数量增长</w:t>
            </w:r>
            <w:r w:rsidRPr="00C6670E">
              <w:rPr>
                <w:sz w:val="24"/>
              </w:rPr>
              <w:t>3.7</w:t>
            </w:r>
            <w:r w:rsidRPr="00C6670E">
              <w:rPr>
                <w:sz w:val="24"/>
              </w:rPr>
              <w:t>倍，契合产业升级对复合型人才的需求。</w:t>
            </w:r>
          </w:p>
          <w:p w14:paraId="0504827C" w14:textId="77777777" w:rsidR="00C6670E" w:rsidRDefault="00D94CFF" w:rsidP="00C6670E">
            <w:pPr>
              <w:spacing w:beforeLines="50" w:before="156" w:line="360" w:lineRule="auto"/>
              <w:ind w:left="360"/>
              <w:jc w:val="left"/>
              <w:rPr>
                <w:ins w:id="38" w:author="帅比 唐" w:date="2025-05-24T14:49:00Z" w16du:dateUtc="2025-05-24T06:49:00Z"/>
                <w:sz w:val="24"/>
              </w:rPr>
            </w:pPr>
            <w:r w:rsidRPr="00C6670E">
              <w:rPr>
                <w:sz w:val="24"/>
              </w:rPr>
              <w:t>​​</w:t>
            </w:r>
            <w:r w:rsidR="00C6670E" w:rsidRPr="00C6670E">
              <w:rPr>
                <w:rFonts w:hint="eastAsia"/>
                <w:sz w:val="24"/>
              </w:rPr>
              <w:t xml:space="preserve">  </w:t>
            </w:r>
            <w:r w:rsidR="00C6670E">
              <w:rPr>
                <w:rFonts w:hint="eastAsia"/>
                <w:sz w:val="24"/>
              </w:rPr>
              <w:t>3.</w:t>
            </w:r>
            <w:r w:rsidRPr="00C6670E">
              <w:rPr>
                <w:sz w:val="24"/>
              </w:rPr>
              <w:t>推动教育数字化转型</w:t>
            </w:r>
            <w:r w:rsidRPr="00C6670E">
              <w:rPr>
                <w:sz w:val="24"/>
              </w:rPr>
              <w:t>​​</w:t>
            </w:r>
            <w:r w:rsidRPr="00C6670E">
              <w:rPr>
                <w:sz w:val="24"/>
              </w:rPr>
              <w:t>：本系统为高校提供智能化教学管理工具，助力构建数据</w:t>
            </w:r>
          </w:p>
          <w:p w14:paraId="0C99A298" w14:textId="7D176181" w:rsidR="00D94CFF" w:rsidRPr="00C6670E" w:rsidRDefault="00D94CFF">
            <w:pPr>
              <w:spacing w:beforeLines="50" w:before="156" w:line="360" w:lineRule="auto"/>
              <w:jc w:val="left"/>
              <w:rPr>
                <w:sz w:val="24"/>
                <w:rPrChange w:id="39" w:author="帅比 唐" w:date="2025-05-24T14:48:00Z" w16du:dateUtc="2025-05-24T06:48:00Z">
                  <w:rPr>
                    <w:b/>
                    <w:sz w:val="24"/>
                  </w:rPr>
                </w:rPrChange>
              </w:rPr>
              <w:pPrChange w:id="40" w:author="帅比 唐" w:date="2025-05-24T14:49:00Z" w16du:dateUtc="2025-05-24T06:49:00Z">
                <w:pPr>
                  <w:spacing w:beforeLines="50" w:before="156" w:line="360" w:lineRule="auto"/>
                  <w:ind w:left="360"/>
                  <w:jc w:val="left"/>
                </w:pPr>
              </w:pPrChange>
            </w:pPr>
            <w:r w:rsidRPr="00C6670E">
              <w:rPr>
                <w:sz w:val="24"/>
              </w:rPr>
              <w:t>驱动的教学决策体系，为教育现代化提供可复制的技术路径与实践范式。</w:t>
            </w:r>
          </w:p>
          <w:p w14:paraId="7CFF542B" w14:textId="7758C2F2" w:rsidR="00D94CFF" w:rsidRPr="00C6670E" w:rsidRDefault="00D94CFF" w:rsidP="00D94CFF">
            <w:pPr>
              <w:spacing w:beforeLines="50" w:before="156" w:line="360" w:lineRule="auto"/>
              <w:ind w:firstLineChars="200" w:firstLine="480"/>
              <w:jc w:val="left"/>
              <w:rPr>
                <w:bCs/>
                <w:sz w:val="24"/>
                <w:rPrChange w:id="41" w:author="帅比 唐" w:date="2025-05-24T14:48:00Z" w16du:dateUtc="2025-05-24T06:48:00Z">
                  <w:rPr>
                    <w:b/>
                    <w:sz w:val="24"/>
                  </w:rPr>
                </w:rPrChange>
              </w:rPr>
            </w:pPr>
            <w:r w:rsidRPr="00C6670E">
              <w:rPr>
                <w:rFonts w:hint="eastAsia"/>
                <w:bCs/>
                <w:sz w:val="24"/>
                <w:rPrChange w:id="42" w:author="帅比 唐" w:date="2025-05-24T14:48:00Z" w16du:dateUtc="2025-05-24T06:48:00Z">
                  <w:rPr>
                    <w:rFonts w:hint="eastAsia"/>
                    <w:b/>
                    <w:sz w:val="24"/>
                  </w:rPr>
                </w:rPrChange>
              </w:rPr>
              <w:t>综上所述，本项目的研究成果不仅能够有效缓解当前高等教育中的核心痛点，还能通过技术创新推动教育公平与质量提升，具有</w:t>
            </w:r>
            <w:r w:rsidR="00C6670E" w:rsidRPr="00C6670E">
              <w:rPr>
                <w:rFonts w:hint="eastAsia"/>
                <w:bCs/>
                <w:sz w:val="24"/>
                <w:rPrChange w:id="43" w:author="帅比 唐" w:date="2025-05-24T14:48:00Z" w16du:dateUtc="2025-05-24T06:48:00Z">
                  <w:rPr>
                    <w:rFonts w:hint="eastAsia"/>
                    <w:b/>
                    <w:sz w:val="24"/>
                  </w:rPr>
                </w:rPrChange>
              </w:rPr>
              <w:t>应用价值和实际意义</w:t>
            </w:r>
            <w:r w:rsidRPr="00C6670E">
              <w:rPr>
                <w:rFonts w:hint="eastAsia"/>
                <w:bCs/>
                <w:sz w:val="24"/>
                <w:rPrChange w:id="44" w:author="帅比 唐" w:date="2025-05-24T14:48:00Z" w16du:dateUtc="2025-05-24T06:48:00Z">
                  <w:rPr>
                    <w:rFonts w:hint="eastAsia"/>
                    <w:b/>
                    <w:sz w:val="24"/>
                  </w:rPr>
                </w:rPrChange>
              </w:rPr>
              <w:t>。</w:t>
            </w:r>
          </w:p>
          <w:p w14:paraId="5C48D30C" w14:textId="77777777" w:rsidR="000A08A7" w:rsidRPr="00D94CFF" w:rsidRDefault="000A08A7" w:rsidP="00D94CFF">
            <w:pPr>
              <w:spacing w:beforeLines="50" w:before="156" w:line="360" w:lineRule="auto"/>
              <w:ind w:firstLineChars="200" w:firstLine="482"/>
              <w:jc w:val="left"/>
              <w:rPr>
                <w:b/>
                <w:sz w:val="24"/>
              </w:rPr>
            </w:pPr>
          </w:p>
        </w:tc>
      </w:tr>
      <w:tr w:rsidR="000A08A7" w14:paraId="31C2E1CB" w14:textId="77777777">
        <w:trPr>
          <w:cantSplit/>
          <w:trHeight w:val="5098"/>
          <w:jc w:val="center"/>
        </w:trPr>
        <w:tc>
          <w:tcPr>
            <w:tcW w:w="9242" w:type="dxa"/>
            <w:gridSpan w:val="11"/>
          </w:tcPr>
          <w:p w14:paraId="4481CB54" w14:textId="77777777" w:rsidR="000A08A7" w:rsidRDefault="00000000">
            <w:pPr>
              <w:spacing w:beforeLines="50" w:before="156"/>
              <w:rPr>
                <w:b/>
                <w:sz w:val="28"/>
                <w:szCs w:val="28"/>
              </w:rPr>
            </w:pPr>
            <w:r>
              <w:rPr>
                <w:rFonts w:hint="eastAsia"/>
                <w:b/>
                <w:sz w:val="28"/>
                <w:szCs w:val="28"/>
              </w:rPr>
              <w:lastRenderedPageBreak/>
              <w:t>二、项目研究内容和拟解决的关键问题</w:t>
            </w:r>
          </w:p>
          <w:p w14:paraId="42623B32" w14:textId="77777777" w:rsidR="000A08A7" w:rsidRPr="00867ED3" w:rsidDel="00D94CFF" w:rsidRDefault="00000000" w:rsidP="00867ED3">
            <w:pPr>
              <w:spacing w:beforeLines="50" w:before="156"/>
              <w:rPr>
                <w:del w:id="45" w:author="帅比 唐" w:date="2025-05-24T14:40:00Z" w16du:dateUtc="2025-05-24T06:40:00Z"/>
                <w:b/>
                <w:sz w:val="28"/>
                <w:szCs w:val="28"/>
                <w:rPrChange w:id="46" w:author="帅比 唐" w:date="2025-05-24T14:55:00Z" w16du:dateUtc="2025-05-24T06:55:00Z">
                  <w:rPr>
                    <w:del w:id="47" w:author="帅比 唐" w:date="2025-05-24T14:40:00Z" w16du:dateUtc="2025-05-24T06:40:00Z"/>
                    <w:bCs/>
                    <w:sz w:val="24"/>
                  </w:rPr>
                </w:rPrChange>
              </w:rPr>
            </w:pPr>
            <w:r w:rsidRPr="00867ED3">
              <w:rPr>
                <w:rFonts w:hint="eastAsia"/>
                <w:b/>
                <w:sz w:val="28"/>
                <w:szCs w:val="28"/>
                <w:rPrChange w:id="48" w:author="帅比 唐" w:date="2025-05-24T14:55:00Z" w16du:dateUtc="2025-05-24T06:55:00Z">
                  <w:rPr>
                    <w:rFonts w:hint="eastAsia"/>
                    <w:bCs/>
                    <w:sz w:val="24"/>
                  </w:rPr>
                </w:rPrChange>
              </w:rPr>
              <w:t>学生端：</w:t>
            </w:r>
          </w:p>
          <w:p w14:paraId="57B129F9" w14:textId="77777777" w:rsidR="00867ED3" w:rsidRDefault="00D94CFF" w:rsidP="00867ED3">
            <w:pPr>
              <w:spacing w:beforeLines="50" w:before="156"/>
              <w:rPr>
                <w:ins w:id="49" w:author="帅比 唐" w:date="2025-05-24T15:01:00Z" w16du:dateUtc="2025-05-24T07:01:00Z"/>
                <w:sz w:val="24"/>
              </w:rPr>
            </w:pPr>
            <w:r w:rsidRPr="00867ED3">
              <w:rPr>
                <w:b/>
                <w:bCs/>
                <w:sz w:val="24"/>
              </w:rPr>
              <w:t>智能学习助手</w:t>
            </w:r>
            <w:r w:rsidRPr="00867ED3">
              <w:rPr>
                <w:b/>
                <w:bCs/>
                <w:sz w:val="24"/>
              </w:rPr>
              <w:t>​​</w:t>
            </w:r>
            <w:r w:rsidR="00867ED3" w:rsidRPr="00867ED3">
              <w:rPr>
                <w:rFonts w:hint="eastAsia"/>
                <w:b/>
                <w:bCs/>
                <w:sz w:val="24"/>
              </w:rPr>
              <w:t>:</w:t>
            </w:r>
            <w:r w:rsidR="00867ED3" w:rsidRPr="00867ED3">
              <w:rPr>
                <w:sz w:val="24"/>
              </w:rPr>
              <w:t>课程知识点图谱构建</w:t>
            </w:r>
            <w:r w:rsidR="00867ED3" w:rsidRPr="00867ED3">
              <w:rPr>
                <w:sz w:val="24"/>
              </w:rPr>
              <w:t>​​</w:t>
            </w:r>
            <w:r w:rsidR="00867ED3" w:rsidRPr="00867ED3">
              <w:rPr>
                <w:sz w:val="24"/>
              </w:rPr>
              <w:t>：系统自动整合课程教材、</w:t>
            </w:r>
            <w:r w:rsidR="00867ED3" w:rsidRPr="00867ED3">
              <w:rPr>
                <w:sz w:val="24"/>
              </w:rPr>
              <w:t>MOOCs</w:t>
            </w:r>
            <w:r w:rsidR="00867ED3" w:rsidRPr="00867ED3">
              <w:rPr>
                <w:sz w:val="24"/>
              </w:rPr>
              <w:t>、课堂讲义等多源数据，提取核心概念、定理及关联关系，生成可视化的知识网络图谱，帮助学生快速掌握课程知识结构。错题智能分析</w:t>
            </w:r>
            <w:r w:rsidR="00867ED3" w:rsidRPr="00867ED3">
              <w:rPr>
                <w:sz w:val="24"/>
              </w:rPr>
              <w:t>​​</w:t>
            </w:r>
            <w:r w:rsidR="00867ED3" w:rsidRPr="00867ED3">
              <w:rPr>
                <w:sz w:val="24"/>
              </w:rPr>
              <w:t>：通过自然语言处理（</w:t>
            </w:r>
            <w:r w:rsidR="00867ED3" w:rsidRPr="00867ED3">
              <w:rPr>
                <w:sz w:val="24"/>
              </w:rPr>
              <w:t>NLP</w:t>
            </w:r>
            <w:r w:rsidR="00867ED3" w:rsidRPr="00867ED3">
              <w:rPr>
                <w:sz w:val="24"/>
              </w:rPr>
              <w:t>）和机器学习算法，自动归类学生的错题类型（如概念理解错误、计算失误等），并推荐针对性练习题或相似题目，强化薄弱环节。</w:t>
            </w:r>
          </w:p>
          <w:p w14:paraId="2966CA3B" w14:textId="77777777" w:rsidR="00867ED3" w:rsidRDefault="00D94CFF" w:rsidP="00867ED3">
            <w:pPr>
              <w:spacing w:beforeLines="50" w:before="156"/>
              <w:rPr>
                <w:ins w:id="50" w:author="帅比 唐" w:date="2025-05-24T15:01:00Z" w16du:dateUtc="2025-05-24T07:01:00Z"/>
                <w:sz w:val="24"/>
              </w:rPr>
            </w:pPr>
            <w:r w:rsidRPr="00867ED3">
              <w:rPr>
                <w:b/>
                <w:bCs/>
                <w:sz w:val="24"/>
              </w:rPr>
              <w:t>个性化学习计划生成</w:t>
            </w:r>
            <w:r w:rsidRPr="00867ED3">
              <w:rPr>
                <w:b/>
                <w:bCs/>
                <w:sz w:val="24"/>
              </w:rPr>
              <w:t>​​</w:t>
            </w:r>
            <w:r w:rsidR="00867ED3" w:rsidRPr="00867ED3">
              <w:rPr>
                <w:rFonts w:hint="eastAsia"/>
                <w:b/>
                <w:bCs/>
                <w:sz w:val="24"/>
              </w:rPr>
              <w:t>:</w:t>
            </w:r>
            <w:r w:rsidR="00867ED3" w:rsidRPr="00867ED3">
              <w:rPr>
                <w:sz w:val="24"/>
              </w:rPr>
              <w:t>基于学生的学习行为数据（如学习时长、答题正确率、复习频率等），结合课程大纲和学习目标，动态调整学习路径，优先推荐未掌握的知识点，并智能匹配适合的学习资源（视频、习题、案例等）</w:t>
            </w:r>
          </w:p>
          <w:p w14:paraId="44FD238B" w14:textId="77777777" w:rsidR="00867ED3" w:rsidRDefault="00D94CFF" w:rsidP="00867ED3">
            <w:pPr>
              <w:spacing w:beforeLines="50" w:before="156"/>
              <w:rPr>
                <w:ins w:id="51" w:author="帅比 唐" w:date="2025-05-24T15:01:00Z" w16du:dateUtc="2025-05-24T07:01:00Z"/>
                <w:sz w:val="24"/>
              </w:rPr>
            </w:pPr>
            <w:r w:rsidRPr="00867ED3">
              <w:rPr>
                <w:b/>
                <w:bCs/>
                <w:sz w:val="24"/>
              </w:rPr>
              <w:t>虚拟答疑系统</w:t>
            </w:r>
            <w:r w:rsidRPr="00867ED3">
              <w:rPr>
                <w:b/>
                <w:bCs/>
                <w:sz w:val="24"/>
              </w:rPr>
              <w:t>​​</w:t>
            </w:r>
            <w:r w:rsidR="00867ED3" w:rsidRPr="00867ED3">
              <w:rPr>
                <w:rFonts w:hint="eastAsia"/>
                <w:b/>
                <w:bCs/>
                <w:sz w:val="24"/>
              </w:rPr>
              <w:t>：</w:t>
            </w:r>
            <w:r w:rsidR="00867ED3" w:rsidRPr="00867ED3">
              <w:rPr>
                <w:sz w:val="24"/>
              </w:rPr>
              <w:t>结合专业课程知识库（涵盖教材、论文、教师讲义等），利用语义检索和知识图谱技术，精准解析学生提出的问题，提供权威解答或引导至相关学习资源，减少无效搜索时间。</w:t>
            </w:r>
          </w:p>
          <w:p w14:paraId="0BAF814C" w14:textId="766CBF8B" w:rsidR="000A08A7" w:rsidRPr="00867ED3" w:rsidRDefault="00000000" w:rsidP="00867ED3">
            <w:pPr>
              <w:spacing w:beforeLines="50" w:before="156"/>
              <w:rPr>
                <w:b/>
                <w:sz w:val="28"/>
                <w:szCs w:val="28"/>
                <w:rPrChange w:id="52" w:author="帅比 唐" w:date="2025-05-24T14:59:00Z" w16du:dateUtc="2025-05-24T06:59:00Z">
                  <w:rPr>
                    <w:bCs/>
                    <w:sz w:val="24"/>
                  </w:rPr>
                </w:rPrChange>
              </w:rPr>
            </w:pPr>
            <w:r w:rsidRPr="00867ED3">
              <w:rPr>
                <w:rFonts w:hint="eastAsia"/>
                <w:b/>
                <w:sz w:val="28"/>
                <w:szCs w:val="28"/>
                <w:rPrChange w:id="53" w:author="帅比 唐" w:date="2025-05-24T14:59:00Z" w16du:dateUtc="2025-05-24T06:59:00Z">
                  <w:rPr>
                    <w:rFonts w:hint="eastAsia"/>
                    <w:bCs/>
                    <w:sz w:val="24"/>
                  </w:rPr>
                </w:rPrChange>
              </w:rPr>
              <w:t>教师端：</w:t>
            </w:r>
          </w:p>
          <w:p w14:paraId="0E727E50" w14:textId="7A1617D5" w:rsidR="00867ED3" w:rsidRPr="00867ED3" w:rsidRDefault="00867ED3" w:rsidP="00867ED3">
            <w:pPr>
              <w:spacing w:beforeLines="50" w:before="156"/>
              <w:rPr>
                <w:sz w:val="24"/>
              </w:rPr>
            </w:pPr>
            <w:r w:rsidRPr="00867ED3">
              <w:rPr>
                <w:b/>
                <w:bCs/>
                <w:sz w:val="24"/>
              </w:rPr>
              <w:t>作业自动批改与学情分析系统</w:t>
            </w:r>
            <w:r w:rsidRPr="00867ED3">
              <w:rPr>
                <w:b/>
                <w:bCs/>
                <w:sz w:val="24"/>
              </w:rPr>
              <w:t>​​</w:t>
            </w:r>
            <w:r w:rsidRPr="00867ED3">
              <w:rPr>
                <w:rFonts w:hint="eastAsia"/>
                <w:b/>
                <w:bCs/>
                <w:sz w:val="24"/>
              </w:rPr>
              <w:t>:</w:t>
            </w:r>
            <w:r w:rsidRPr="00867ED3">
              <w:rPr>
                <w:sz w:val="24"/>
              </w:rPr>
              <w:t>支持客观题自动批改，并通过</w:t>
            </w:r>
            <w:r w:rsidRPr="00867ED3">
              <w:rPr>
                <w:sz w:val="24"/>
              </w:rPr>
              <w:t>NLP</w:t>
            </w:r>
            <w:r w:rsidRPr="00867ED3">
              <w:rPr>
                <w:sz w:val="24"/>
              </w:rPr>
              <w:t>技术优化主观题批改（如编程题、论述题），自动生成学情分析报告，包括班级整体掌握情况、高频错误点及个体学生表现，辅助教师调整教学策略。</w:t>
            </w:r>
          </w:p>
          <w:p w14:paraId="7C55A0FE" w14:textId="4A26A021" w:rsidR="00867ED3" w:rsidRPr="00867ED3" w:rsidRDefault="00867ED3" w:rsidP="00867ED3">
            <w:pPr>
              <w:spacing w:beforeLines="50" w:before="156"/>
              <w:rPr>
                <w:sz w:val="24"/>
              </w:rPr>
            </w:pPr>
            <w:r w:rsidRPr="00867ED3">
              <w:rPr>
                <w:b/>
                <w:bCs/>
                <w:sz w:val="24"/>
              </w:rPr>
              <w:t>智能备课助手</w:t>
            </w:r>
            <w:r w:rsidRPr="00867ED3">
              <w:rPr>
                <w:b/>
                <w:bCs/>
                <w:sz w:val="24"/>
              </w:rPr>
              <w:t>​​</w:t>
            </w:r>
            <w:r w:rsidRPr="00867ED3">
              <w:rPr>
                <w:rFonts w:hint="eastAsia"/>
                <w:b/>
                <w:bCs/>
                <w:sz w:val="24"/>
              </w:rPr>
              <w:t>:</w:t>
            </w:r>
            <w:r w:rsidRPr="00867ED3">
              <w:rPr>
                <w:sz w:val="24"/>
              </w:rPr>
              <w:t>基于课程主题和教学目标，智能推荐优质教学资源（如课件、习题、案例库），并根据教师历史备课记录优化推荐内容，同时提供教案大纲自动生成工具，提升备课效率。</w:t>
            </w:r>
          </w:p>
          <w:p w14:paraId="43BD743A" w14:textId="3D781026" w:rsidR="00867ED3" w:rsidRPr="00867ED3" w:rsidRDefault="00867ED3" w:rsidP="00867ED3">
            <w:pPr>
              <w:spacing w:beforeLines="50" w:before="156"/>
              <w:rPr>
                <w:sz w:val="24"/>
              </w:rPr>
            </w:pPr>
            <w:r w:rsidRPr="00867ED3">
              <w:rPr>
                <w:b/>
                <w:bCs/>
                <w:sz w:val="24"/>
              </w:rPr>
              <w:t>线上课堂效果评估工具</w:t>
            </w:r>
            <w:r w:rsidRPr="00867ED3">
              <w:rPr>
                <w:b/>
                <w:bCs/>
                <w:sz w:val="24"/>
              </w:rPr>
              <w:t>​​</w:t>
            </w:r>
            <w:r w:rsidRPr="00867ED3">
              <w:rPr>
                <w:rFonts w:hint="eastAsia"/>
                <w:b/>
                <w:bCs/>
                <w:sz w:val="24"/>
              </w:rPr>
              <w:t>:</w:t>
            </w:r>
            <w:r w:rsidRPr="00867ED3">
              <w:rPr>
                <w:sz w:val="24"/>
              </w:rPr>
              <w:t>实时采集学生课堂互动数据（如提问频率、答题正确率、讨论参与度），结合表情识别和行为分析，量化课堂参与度和知识吸收效果，生成可视化评估报告，帮助教师优化教学方法。</w:t>
            </w:r>
          </w:p>
          <w:p w14:paraId="0AB828B8" w14:textId="77777777" w:rsidR="000A08A7" w:rsidRDefault="00000000">
            <w:pPr>
              <w:spacing w:beforeLines="50" w:before="156"/>
              <w:rPr>
                <w:bCs/>
                <w:sz w:val="24"/>
              </w:rPr>
            </w:pPr>
            <w:r>
              <w:rPr>
                <w:bCs/>
                <w:sz w:val="24"/>
              </w:rPr>
              <w:t>​​</w:t>
            </w:r>
            <w:r w:rsidRPr="00943BF5">
              <w:rPr>
                <w:rFonts w:hint="eastAsia"/>
                <w:b/>
                <w:sz w:val="28"/>
                <w:szCs w:val="28"/>
                <w:rPrChange w:id="54" w:author="帅比 唐" w:date="2025-05-24T15:03:00Z" w16du:dateUtc="2025-05-24T07:03:00Z">
                  <w:rPr>
                    <w:rFonts w:hint="eastAsia"/>
                    <w:bCs/>
                    <w:sz w:val="24"/>
                  </w:rPr>
                </w:rPrChange>
              </w:rPr>
              <w:t>关键技术问题</w:t>
            </w:r>
            <w:r w:rsidRPr="00943BF5">
              <w:rPr>
                <w:b/>
                <w:sz w:val="28"/>
                <w:szCs w:val="28"/>
                <w:rPrChange w:id="55" w:author="帅比 唐" w:date="2025-05-24T15:03:00Z" w16du:dateUtc="2025-05-24T07:03:00Z">
                  <w:rPr>
                    <w:bCs/>
                    <w:sz w:val="24"/>
                  </w:rPr>
                </w:rPrChange>
              </w:rPr>
              <w:t>​​</w:t>
            </w:r>
            <w:r w:rsidRPr="00943BF5">
              <w:rPr>
                <w:rFonts w:hint="eastAsia"/>
                <w:b/>
                <w:sz w:val="28"/>
                <w:szCs w:val="28"/>
                <w:rPrChange w:id="56" w:author="帅比 唐" w:date="2025-05-24T15:03:00Z" w16du:dateUtc="2025-05-24T07:03:00Z">
                  <w:rPr>
                    <w:rFonts w:hint="eastAsia"/>
                    <w:bCs/>
                    <w:sz w:val="24"/>
                  </w:rPr>
                </w:rPrChange>
              </w:rPr>
              <w:t>：</w:t>
            </w:r>
          </w:p>
          <w:p w14:paraId="1195F3B6" w14:textId="77777777" w:rsidR="00943BF5" w:rsidRPr="00943BF5" w:rsidRDefault="00943BF5" w:rsidP="00943BF5">
            <w:pPr>
              <w:tabs>
                <w:tab w:val="left" w:pos="720"/>
              </w:tabs>
              <w:spacing w:beforeLines="50" w:before="156"/>
              <w:rPr>
                <w:b/>
                <w:bCs/>
                <w:sz w:val="24"/>
              </w:rPr>
            </w:pPr>
            <w:r w:rsidRPr="00943BF5">
              <w:rPr>
                <w:b/>
                <w:bCs/>
                <w:sz w:val="24"/>
              </w:rPr>
              <w:t>多源异构教学数据的融合处理技术</w:t>
            </w:r>
            <w:r w:rsidRPr="00943BF5">
              <w:rPr>
                <w:b/>
                <w:bCs/>
                <w:sz w:val="24"/>
              </w:rPr>
              <w:t>​​</w:t>
            </w:r>
          </w:p>
          <w:p w14:paraId="40B35114" w14:textId="77777777" w:rsidR="00943BF5" w:rsidRPr="00943BF5" w:rsidRDefault="00943BF5" w:rsidP="00943BF5">
            <w:pPr>
              <w:numPr>
                <w:ilvl w:val="0"/>
                <w:numId w:val="4"/>
              </w:numPr>
              <w:tabs>
                <w:tab w:val="num" w:pos="720"/>
              </w:tabs>
              <w:spacing w:beforeLines="50" w:before="156"/>
              <w:rPr>
                <w:bCs/>
                <w:sz w:val="24"/>
              </w:rPr>
            </w:pPr>
            <w:r w:rsidRPr="00943BF5">
              <w:rPr>
                <w:bCs/>
                <w:sz w:val="24"/>
              </w:rPr>
              <w:t>针对课程资源（</w:t>
            </w:r>
            <w:r w:rsidRPr="00943BF5">
              <w:rPr>
                <w:bCs/>
                <w:sz w:val="24"/>
              </w:rPr>
              <w:t>MOOCs</w:t>
            </w:r>
            <w:r w:rsidRPr="00943BF5">
              <w:rPr>
                <w:bCs/>
                <w:sz w:val="24"/>
              </w:rPr>
              <w:t>、教材、习题库）、学生行为数据（学习记录、测试结果）及教师数据（课件、批改记录）等不同格式和来源的数据，设计统一的数据清洗、关联和标准化方法，确保系统数据的完整性和一致性。</w:t>
            </w:r>
          </w:p>
          <w:p w14:paraId="3A3A3C71" w14:textId="1BA139E6" w:rsidR="00943BF5" w:rsidRPr="00943BF5" w:rsidRDefault="00943BF5" w:rsidP="00943BF5">
            <w:pPr>
              <w:tabs>
                <w:tab w:val="left" w:pos="720"/>
              </w:tabs>
              <w:spacing w:beforeLines="50" w:before="156"/>
              <w:rPr>
                <w:b/>
                <w:bCs/>
                <w:sz w:val="24"/>
              </w:rPr>
            </w:pPr>
            <w:r w:rsidRPr="00943BF5">
              <w:rPr>
                <w:b/>
                <w:bCs/>
                <w:sz w:val="24"/>
              </w:rPr>
              <w:t>跨学科知识图谱的构建与更新机制</w:t>
            </w:r>
            <w:r w:rsidRPr="00943BF5">
              <w:rPr>
                <w:b/>
                <w:bCs/>
                <w:sz w:val="24"/>
              </w:rPr>
              <w:t>​​</w:t>
            </w:r>
          </w:p>
          <w:p w14:paraId="672D7C29" w14:textId="7E0F10C8" w:rsidR="00943BF5" w:rsidRPr="00943BF5" w:rsidRDefault="00943BF5" w:rsidP="00943BF5">
            <w:pPr>
              <w:numPr>
                <w:ilvl w:val="0"/>
                <w:numId w:val="4"/>
              </w:numPr>
              <w:tabs>
                <w:tab w:val="num" w:pos="720"/>
              </w:tabs>
              <w:spacing w:beforeLines="50" w:before="156"/>
              <w:rPr>
                <w:bCs/>
                <w:sz w:val="24"/>
              </w:rPr>
            </w:pPr>
            <w:r w:rsidRPr="00943BF5">
              <w:rPr>
                <w:bCs/>
                <w:sz w:val="24"/>
              </w:rPr>
              <w:t>研究如何动态整合多学科知识（如《</w:t>
            </w:r>
            <w:r>
              <w:rPr>
                <w:rFonts w:hint="eastAsia"/>
                <w:bCs/>
                <w:sz w:val="24"/>
              </w:rPr>
              <w:t>操作系统</w:t>
            </w:r>
            <w:r w:rsidRPr="00943BF5">
              <w:rPr>
                <w:bCs/>
                <w:sz w:val="24"/>
              </w:rPr>
              <w:t>》与《</w:t>
            </w:r>
            <w:r>
              <w:rPr>
                <w:rFonts w:hint="eastAsia"/>
                <w:bCs/>
                <w:sz w:val="24"/>
              </w:rPr>
              <w:t>计算机组成原理</w:t>
            </w:r>
            <w:r w:rsidRPr="00943BF5">
              <w:rPr>
                <w:bCs/>
                <w:sz w:val="24"/>
              </w:rPr>
              <w:t>》的交叉理论），建立持续更新的知识图谱维护机制，确保知识关联的准确性和时效性，适应学科发展需求。</w:t>
            </w:r>
          </w:p>
          <w:p w14:paraId="57012B2D" w14:textId="6054A829" w:rsidR="00943BF5" w:rsidRPr="00943BF5" w:rsidRDefault="00943BF5" w:rsidP="00943BF5">
            <w:pPr>
              <w:tabs>
                <w:tab w:val="left" w:pos="720"/>
              </w:tabs>
              <w:spacing w:beforeLines="50" w:before="156"/>
              <w:rPr>
                <w:b/>
                <w:bCs/>
                <w:sz w:val="24"/>
              </w:rPr>
            </w:pPr>
            <w:r w:rsidRPr="00943BF5">
              <w:rPr>
                <w:b/>
                <w:bCs/>
                <w:sz w:val="24"/>
              </w:rPr>
              <w:t>基于</w:t>
            </w:r>
            <w:r w:rsidRPr="00943BF5">
              <w:rPr>
                <w:b/>
                <w:bCs/>
                <w:sz w:val="24"/>
              </w:rPr>
              <w:t>NLP</w:t>
            </w:r>
            <w:r w:rsidRPr="00943BF5">
              <w:rPr>
                <w:b/>
                <w:bCs/>
                <w:sz w:val="24"/>
              </w:rPr>
              <w:t>的开放式主观题批改算法优化</w:t>
            </w:r>
            <w:r w:rsidRPr="00943BF5">
              <w:rPr>
                <w:b/>
                <w:bCs/>
                <w:sz w:val="24"/>
              </w:rPr>
              <w:t>​​</w:t>
            </w:r>
          </w:p>
          <w:p w14:paraId="62E247F8" w14:textId="77777777" w:rsidR="00943BF5" w:rsidRPr="00943BF5" w:rsidRDefault="00943BF5" w:rsidP="00943BF5">
            <w:pPr>
              <w:numPr>
                <w:ilvl w:val="0"/>
                <w:numId w:val="4"/>
              </w:numPr>
              <w:tabs>
                <w:tab w:val="num" w:pos="720"/>
              </w:tabs>
              <w:spacing w:beforeLines="50" w:before="156"/>
              <w:rPr>
                <w:bCs/>
                <w:sz w:val="24"/>
              </w:rPr>
            </w:pPr>
            <w:r w:rsidRPr="00943BF5">
              <w:rPr>
                <w:bCs/>
                <w:sz w:val="24"/>
              </w:rPr>
              <w:lastRenderedPageBreak/>
              <w:t>针对编程题、论述题等开放性问题，优化</w:t>
            </w:r>
            <w:r w:rsidRPr="00943BF5">
              <w:rPr>
                <w:bCs/>
                <w:sz w:val="24"/>
              </w:rPr>
              <w:t>NLP</w:t>
            </w:r>
            <w:r w:rsidRPr="00943BF5">
              <w:rPr>
                <w:bCs/>
                <w:sz w:val="24"/>
              </w:rPr>
              <w:t>模型的语义理解能力，结合代码分析（针对编程题）和语义相似度计算（针对论述题），提高批改准确率，并支持自动反馈生成，减轻教师负担。</w:t>
            </w:r>
          </w:p>
          <w:p w14:paraId="697380F6" w14:textId="77777777" w:rsidR="000A08A7" w:rsidRDefault="007F4DFD">
            <w:pPr>
              <w:spacing w:beforeLines="50" w:before="156"/>
              <w:rPr>
                <w:ins w:id="57" w:author="帅比 唐" w:date="2025-05-24T15:17:00Z" w16du:dateUtc="2025-05-24T07:17:00Z"/>
                <w:b/>
                <w:sz w:val="28"/>
                <w:szCs w:val="28"/>
              </w:rPr>
            </w:pPr>
            <w:r w:rsidRPr="007F4DFD">
              <w:rPr>
                <w:rFonts w:hint="eastAsia"/>
                <w:b/>
                <w:sz w:val="28"/>
                <w:szCs w:val="28"/>
                <w:rPrChange w:id="58" w:author="帅比 唐" w:date="2025-05-24T15:17:00Z" w16du:dateUtc="2025-05-24T07:17:00Z">
                  <w:rPr>
                    <w:rFonts w:hint="eastAsia"/>
                    <w:b/>
                    <w:sz w:val="24"/>
                  </w:rPr>
                </w:rPrChange>
              </w:rPr>
              <w:t>功能结构图：</w:t>
            </w:r>
          </w:p>
          <w:p w14:paraId="16BB7D4E" w14:textId="483C709D" w:rsidR="007F4DFD" w:rsidRPr="007F4DFD" w:rsidRDefault="007F4DFD">
            <w:pPr>
              <w:spacing w:beforeLines="50" w:before="156"/>
              <w:rPr>
                <w:b/>
                <w:sz w:val="28"/>
                <w:szCs w:val="28"/>
                <w:rPrChange w:id="59" w:author="帅比 唐" w:date="2025-05-24T15:17:00Z" w16du:dateUtc="2025-05-24T07:17:00Z">
                  <w:rPr>
                    <w:b/>
                    <w:sz w:val="24"/>
                  </w:rPr>
                </w:rPrChange>
              </w:rPr>
            </w:pPr>
            <w:ins w:id="60" w:author="帅比 唐" w:date="2025-05-24T15:17:00Z" w16du:dateUtc="2025-05-24T07:17:00Z">
              <w:r w:rsidRPr="007F4DFD">
                <w:rPr>
                  <w:b/>
                  <w:noProof/>
                  <w:sz w:val="28"/>
                  <w:szCs w:val="28"/>
                </w:rPr>
                <w:drawing>
                  <wp:inline distT="0" distB="0" distL="0" distR="0" wp14:anchorId="51B90F13" wp14:editId="43843627">
                    <wp:extent cx="5731510" cy="5004435"/>
                    <wp:effectExtent l="0" t="0" r="2540" b="5715"/>
                    <wp:docPr id="866490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90581" name=""/>
                            <pic:cNvPicPr/>
                          </pic:nvPicPr>
                          <pic:blipFill>
                            <a:blip r:embed="rId6"/>
                            <a:stretch>
                              <a:fillRect/>
                            </a:stretch>
                          </pic:blipFill>
                          <pic:spPr>
                            <a:xfrm>
                              <a:off x="0" y="0"/>
                              <a:ext cx="5731510" cy="5004435"/>
                            </a:xfrm>
                            <a:prstGeom prst="rect">
                              <a:avLst/>
                            </a:prstGeom>
                          </pic:spPr>
                        </pic:pic>
                      </a:graphicData>
                    </a:graphic>
                  </wp:inline>
                </w:drawing>
              </w:r>
            </w:ins>
          </w:p>
        </w:tc>
      </w:tr>
      <w:tr w:rsidR="000A08A7" w14:paraId="0B3ACD4D" w14:textId="77777777">
        <w:trPr>
          <w:cantSplit/>
          <w:trHeight w:val="4389"/>
          <w:jc w:val="center"/>
        </w:trPr>
        <w:tc>
          <w:tcPr>
            <w:tcW w:w="9242" w:type="dxa"/>
            <w:gridSpan w:val="11"/>
          </w:tcPr>
          <w:p w14:paraId="1C5CF507" w14:textId="77777777" w:rsidR="000A08A7" w:rsidRDefault="00000000">
            <w:pPr>
              <w:spacing w:beforeLines="50" w:before="156"/>
              <w:rPr>
                <w:ins w:id="61" w:author="T" w:date="2025-05-24T10:06:00Z"/>
                <w:b/>
                <w:sz w:val="28"/>
                <w:szCs w:val="28"/>
              </w:rPr>
            </w:pPr>
            <w:r>
              <w:rPr>
                <w:rFonts w:hint="eastAsia"/>
                <w:b/>
                <w:sz w:val="28"/>
                <w:szCs w:val="28"/>
              </w:rPr>
              <w:lastRenderedPageBreak/>
              <w:t>三、项目研究与实施的基础条件</w:t>
            </w:r>
          </w:p>
          <w:p w14:paraId="3530BD93" w14:textId="77777777" w:rsidR="000A08A7" w:rsidRDefault="00000000">
            <w:pPr>
              <w:widowControl/>
              <w:jc w:val="left"/>
            </w:pPr>
            <w:r>
              <w:rPr>
                <w:rFonts w:ascii="楷体" w:eastAsia="楷体" w:hAnsi="楷体" w:cs="楷体"/>
                <w:color w:val="000000"/>
                <w:kern w:val="0"/>
                <w:sz w:val="28"/>
                <w:szCs w:val="28"/>
                <w:lang w:bidi="ar"/>
              </w:rPr>
              <w:t xml:space="preserve">指导教师为团队成员提供实验室场地、软件开发平台以及其他后续 </w:t>
            </w:r>
          </w:p>
          <w:p w14:paraId="29E57470" w14:textId="77777777" w:rsidR="000A08A7" w:rsidRDefault="00000000">
            <w:pPr>
              <w:widowControl/>
              <w:jc w:val="left"/>
            </w:pPr>
            <w:r>
              <w:rPr>
                <w:rFonts w:ascii="楷体" w:eastAsia="楷体" w:hAnsi="楷体" w:cs="楷体" w:hint="eastAsia"/>
                <w:color w:val="000000"/>
                <w:kern w:val="0"/>
                <w:sz w:val="28"/>
                <w:szCs w:val="28"/>
                <w:lang w:bidi="ar"/>
              </w:rPr>
              <w:t xml:space="preserve">所需的相关设备；学校图书馆可以提供所需的纸质图书资料以及电子学 </w:t>
            </w:r>
          </w:p>
          <w:p w14:paraId="62B0C3D4" w14:textId="77777777" w:rsidR="000A08A7" w:rsidRDefault="00000000">
            <w:pPr>
              <w:widowControl/>
              <w:jc w:val="left"/>
            </w:pPr>
            <w:r>
              <w:rPr>
                <w:rFonts w:ascii="楷体" w:eastAsia="楷体" w:hAnsi="楷体" w:cs="楷体" w:hint="eastAsia"/>
                <w:color w:val="000000"/>
                <w:kern w:val="0"/>
                <w:sz w:val="28"/>
                <w:szCs w:val="28"/>
                <w:lang w:bidi="ar"/>
              </w:rPr>
              <w:t xml:space="preserve">术文献；项目实验所需的数据均选用免费公开的文本数据集； </w:t>
            </w:r>
          </w:p>
          <w:p w14:paraId="32557F5F" w14:textId="77777777" w:rsidR="000A08A7" w:rsidRDefault="00000000">
            <w:pPr>
              <w:widowControl/>
              <w:jc w:val="left"/>
            </w:pPr>
            <w:r>
              <w:rPr>
                <w:rFonts w:ascii="楷体" w:eastAsia="楷体" w:hAnsi="楷体" w:cs="楷体" w:hint="eastAsia"/>
                <w:color w:val="000000"/>
                <w:kern w:val="0"/>
                <w:sz w:val="28"/>
                <w:szCs w:val="28"/>
                <w:lang w:bidi="ar"/>
              </w:rPr>
              <w:t xml:space="preserve">指导教师所在的“智能计算与软件工程”学术创新团队为项目团队 </w:t>
            </w:r>
          </w:p>
          <w:p w14:paraId="150433CF" w14:textId="77777777" w:rsidR="000A08A7" w:rsidRDefault="00000000">
            <w:pPr>
              <w:widowControl/>
              <w:jc w:val="left"/>
            </w:pPr>
            <w:r>
              <w:rPr>
                <w:rFonts w:ascii="楷体" w:eastAsia="楷体" w:hAnsi="楷体" w:cs="楷体" w:hint="eastAsia"/>
                <w:color w:val="000000"/>
                <w:kern w:val="0"/>
                <w:sz w:val="28"/>
                <w:szCs w:val="28"/>
                <w:lang w:bidi="ar"/>
              </w:rPr>
              <w:t>提供高性能计算设备（性能指标：</w:t>
            </w:r>
            <w:r>
              <w:rPr>
                <w:color w:val="000000"/>
                <w:kern w:val="0"/>
                <w:sz w:val="28"/>
                <w:szCs w:val="28"/>
                <w:lang w:bidi="ar"/>
              </w:rPr>
              <w:t xml:space="preserve">GPU </w:t>
            </w:r>
            <w:r>
              <w:rPr>
                <w:rFonts w:ascii="楷体" w:eastAsia="楷体" w:hAnsi="楷体" w:cs="楷体" w:hint="eastAsia"/>
                <w:color w:val="000000"/>
                <w:kern w:val="0"/>
                <w:sz w:val="28"/>
                <w:szCs w:val="28"/>
                <w:lang w:bidi="ar"/>
              </w:rPr>
              <w:t xml:space="preserve">是 </w:t>
            </w:r>
            <w:r>
              <w:rPr>
                <w:color w:val="000000"/>
                <w:kern w:val="0"/>
                <w:sz w:val="28"/>
                <w:szCs w:val="28"/>
                <w:lang w:bidi="ar"/>
              </w:rPr>
              <w:t>NVIDIA TITAN XP*4</w:t>
            </w:r>
            <w:r>
              <w:rPr>
                <w:rFonts w:ascii="楷体" w:eastAsia="楷体" w:hAnsi="楷体" w:cs="楷体" w:hint="eastAsia"/>
                <w:color w:val="000000"/>
                <w:kern w:val="0"/>
                <w:sz w:val="28"/>
                <w:szCs w:val="28"/>
                <w:lang w:bidi="ar"/>
              </w:rPr>
              <w:t xml:space="preserve">，操作 </w:t>
            </w:r>
          </w:p>
          <w:p w14:paraId="5D444CF0" w14:textId="77777777" w:rsidR="000A08A7" w:rsidRDefault="00000000">
            <w:pPr>
              <w:widowControl/>
              <w:jc w:val="left"/>
            </w:pPr>
            <w:r>
              <w:rPr>
                <w:rFonts w:ascii="楷体" w:eastAsia="楷体" w:hAnsi="楷体" w:cs="楷体" w:hint="eastAsia"/>
                <w:color w:val="000000"/>
                <w:kern w:val="0"/>
                <w:sz w:val="28"/>
                <w:szCs w:val="28"/>
                <w:lang w:bidi="ar"/>
              </w:rPr>
              <w:t xml:space="preserve">系统是 </w:t>
            </w:r>
            <w:r>
              <w:rPr>
                <w:color w:val="000000"/>
                <w:kern w:val="0"/>
                <w:sz w:val="28"/>
                <w:szCs w:val="28"/>
                <w:lang w:bidi="ar"/>
              </w:rPr>
              <w:t>CentOS</w:t>
            </w:r>
            <w:r>
              <w:rPr>
                <w:rFonts w:ascii="楷体" w:eastAsia="楷体" w:hAnsi="楷体" w:cs="楷体" w:hint="eastAsia"/>
                <w:color w:val="000000"/>
                <w:kern w:val="0"/>
                <w:sz w:val="28"/>
                <w:szCs w:val="28"/>
                <w:lang w:bidi="ar"/>
              </w:rPr>
              <w:t xml:space="preserve">，内存是 </w:t>
            </w:r>
            <w:r>
              <w:rPr>
                <w:color w:val="000000"/>
                <w:kern w:val="0"/>
                <w:sz w:val="28"/>
                <w:szCs w:val="28"/>
                <w:lang w:bidi="ar"/>
              </w:rPr>
              <w:t>120G</w:t>
            </w:r>
            <w:r>
              <w:rPr>
                <w:rFonts w:ascii="楷体" w:eastAsia="楷体" w:hAnsi="楷体" w:cs="楷体" w:hint="eastAsia"/>
                <w:color w:val="000000"/>
                <w:kern w:val="0"/>
                <w:sz w:val="28"/>
                <w:szCs w:val="28"/>
                <w:lang w:bidi="ar"/>
              </w:rPr>
              <w:t xml:space="preserve">），为项目的顺利实施提供所需的关键计 </w:t>
            </w:r>
          </w:p>
          <w:p w14:paraId="20486AA2" w14:textId="77777777" w:rsidR="000A08A7" w:rsidRDefault="00000000">
            <w:pPr>
              <w:spacing w:beforeLines="50" w:before="156"/>
              <w:rPr>
                <w:b/>
                <w:sz w:val="28"/>
                <w:szCs w:val="28"/>
              </w:rPr>
            </w:pPr>
            <w:r>
              <w:rPr>
                <w:rFonts w:ascii="楷体" w:eastAsia="楷体" w:hAnsi="楷体" w:cs="楷体" w:hint="eastAsia"/>
                <w:color w:val="000000"/>
                <w:kern w:val="0"/>
                <w:sz w:val="28"/>
                <w:szCs w:val="28"/>
                <w:lang w:bidi="ar"/>
              </w:rPr>
              <w:t xml:space="preserve">算资源。本实验使用的编程语言是 </w:t>
            </w:r>
            <w:r>
              <w:rPr>
                <w:color w:val="000000"/>
                <w:kern w:val="0"/>
                <w:sz w:val="28"/>
                <w:szCs w:val="28"/>
                <w:lang w:bidi="ar"/>
              </w:rPr>
              <w:t>Python</w:t>
            </w:r>
            <w:r>
              <w:rPr>
                <w:rFonts w:ascii="楷体" w:eastAsia="楷体" w:hAnsi="楷体" w:cs="楷体" w:hint="eastAsia"/>
                <w:color w:val="000000"/>
                <w:kern w:val="0"/>
                <w:sz w:val="28"/>
                <w:szCs w:val="28"/>
                <w:lang w:bidi="ar"/>
              </w:rPr>
              <w:t xml:space="preserve">，深度学习框架是 </w:t>
            </w:r>
            <w:proofErr w:type="spellStart"/>
            <w:r>
              <w:rPr>
                <w:color w:val="000000"/>
                <w:kern w:val="0"/>
                <w:sz w:val="28"/>
                <w:szCs w:val="28"/>
                <w:lang w:bidi="ar"/>
              </w:rPr>
              <w:t>Pytorch</w:t>
            </w:r>
            <w:proofErr w:type="spellEnd"/>
            <w:r>
              <w:rPr>
                <w:rFonts w:ascii="楷体" w:eastAsia="楷体" w:hAnsi="楷体" w:cs="楷体" w:hint="eastAsia"/>
                <w:color w:val="000000"/>
                <w:kern w:val="0"/>
                <w:sz w:val="28"/>
                <w:szCs w:val="28"/>
                <w:lang w:bidi="ar"/>
              </w:rPr>
              <w:t>。</w:t>
            </w:r>
          </w:p>
          <w:p w14:paraId="152F7B5B" w14:textId="77777777" w:rsidR="000A08A7" w:rsidRDefault="00000000">
            <w:pPr>
              <w:numPr>
                <w:ilvl w:val="0"/>
                <w:numId w:val="5"/>
              </w:numPr>
              <w:spacing w:beforeLines="50" w:before="156"/>
              <w:rPr>
                <w:sz w:val="24"/>
              </w:rPr>
            </w:pPr>
            <w:r>
              <w:rPr>
                <w:b/>
                <w:sz w:val="24"/>
              </w:rPr>
              <w:t>​</w:t>
            </w:r>
            <w:r>
              <w:rPr>
                <w:b/>
                <w:bCs/>
                <w:sz w:val="24"/>
              </w:rPr>
              <w:t>​</w:t>
            </w:r>
            <w:r>
              <w:rPr>
                <w:sz w:val="24"/>
              </w:rPr>
              <w:t>团队优势</w:t>
            </w:r>
            <w:r>
              <w:rPr>
                <w:sz w:val="24"/>
              </w:rPr>
              <w:t>​​</w:t>
            </w:r>
            <w:r>
              <w:rPr>
                <w:sz w:val="24"/>
              </w:rPr>
              <w:t>：</w:t>
            </w:r>
          </w:p>
          <w:p w14:paraId="599C15DE" w14:textId="77777777" w:rsidR="000A08A7" w:rsidRDefault="00000000">
            <w:pPr>
              <w:numPr>
                <w:ilvl w:val="1"/>
                <w:numId w:val="5"/>
              </w:numPr>
              <w:spacing w:beforeLines="50" w:before="156"/>
              <w:rPr>
                <w:sz w:val="24"/>
              </w:rPr>
            </w:pPr>
            <w:r>
              <w:rPr>
                <w:sz w:val="24"/>
              </w:rPr>
              <w:t>成员已完成《数据结构等核心课程</w:t>
            </w:r>
            <w:r>
              <w:rPr>
                <w:rFonts w:hint="eastAsia"/>
                <w:sz w:val="24"/>
              </w:rPr>
              <w:t>并且可以自主开发一个完整的</w:t>
            </w:r>
            <w:r>
              <w:rPr>
                <w:rFonts w:hint="eastAsia"/>
                <w:sz w:val="24"/>
              </w:rPr>
              <w:t>web</w:t>
            </w:r>
            <w:r>
              <w:rPr>
                <w:rFonts w:hint="eastAsia"/>
                <w:sz w:val="24"/>
              </w:rPr>
              <w:t>项目</w:t>
            </w:r>
          </w:p>
          <w:p w14:paraId="53FFCE3F" w14:textId="77777777" w:rsidR="000A08A7" w:rsidRDefault="00000000">
            <w:pPr>
              <w:numPr>
                <w:ilvl w:val="1"/>
                <w:numId w:val="5"/>
              </w:numPr>
              <w:spacing w:beforeLines="50" w:before="156"/>
              <w:rPr>
                <w:sz w:val="24"/>
              </w:rPr>
            </w:pPr>
            <w:r>
              <w:rPr>
                <w:sz w:val="24"/>
              </w:rPr>
              <w:t>已有校级</w:t>
            </w:r>
            <w:r>
              <w:rPr>
                <w:sz w:val="24"/>
              </w:rPr>
              <w:t>"</w:t>
            </w:r>
            <w:r>
              <w:rPr>
                <w:sz w:val="24"/>
              </w:rPr>
              <w:t>智能题库系统</w:t>
            </w:r>
            <w:r>
              <w:rPr>
                <w:sz w:val="24"/>
              </w:rPr>
              <w:t>"</w:t>
            </w:r>
            <w:r>
              <w:rPr>
                <w:sz w:val="24"/>
              </w:rPr>
              <w:t>开发经验</w:t>
            </w:r>
          </w:p>
          <w:p w14:paraId="1798369C" w14:textId="3B9A2D6B" w:rsidR="000A08A7" w:rsidRDefault="00B36E91">
            <w:pPr>
              <w:numPr>
                <w:ilvl w:val="1"/>
                <w:numId w:val="5"/>
              </w:numPr>
              <w:spacing w:beforeLines="50" w:before="156"/>
              <w:rPr>
                <w:sz w:val="24"/>
              </w:rPr>
            </w:pPr>
            <w:r>
              <w:rPr>
                <w:rFonts w:hint="eastAsia"/>
                <w:sz w:val="24"/>
              </w:rPr>
              <w:t>团队成员均为本科学生，对大学生有着深刻的了解和认知，设计系统功能时，能直接从学生最需要的方面出发，对系统的功能需求较为明确。</w:t>
            </w:r>
          </w:p>
          <w:p w14:paraId="4573AB7B" w14:textId="77777777" w:rsidR="000A08A7" w:rsidRDefault="00000000">
            <w:pPr>
              <w:numPr>
                <w:ilvl w:val="0"/>
                <w:numId w:val="5"/>
              </w:numPr>
              <w:spacing w:beforeLines="50" w:before="156"/>
              <w:rPr>
                <w:sz w:val="24"/>
              </w:rPr>
            </w:pPr>
            <w:r>
              <w:rPr>
                <w:sz w:val="24"/>
              </w:rPr>
              <w:t>​​</w:t>
            </w:r>
            <w:r>
              <w:rPr>
                <w:sz w:val="24"/>
              </w:rPr>
              <w:t>导师资源</w:t>
            </w:r>
            <w:r>
              <w:rPr>
                <w:sz w:val="24"/>
              </w:rPr>
              <w:t>​​</w:t>
            </w:r>
            <w:r>
              <w:rPr>
                <w:sz w:val="24"/>
              </w:rPr>
              <w:t>：</w:t>
            </w:r>
          </w:p>
          <w:p w14:paraId="018658FE" w14:textId="6986643C" w:rsidR="000A08A7" w:rsidRDefault="00000000">
            <w:pPr>
              <w:numPr>
                <w:ilvl w:val="1"/>
                <w:numId w:val="5"/>
              </w:numPr>
              <w:spacing w:beforeLines="50" w:before="156"/>
              <w:rPr>
                <w:sz w:val="24"/>
              </w:rPr>
            </w:pPr>
            <w:r>
              <w:rPr>
                <w:sz w:val="24"/>
              </w:rPr>
              <w:t>周晓堂</w:t>
            </w:r>
            <w:r>
              <w:rPr>
                <w:rFonts w:hint="eastAsia"/>
                <w:sz w:val="24"/>
              </w:rPr>
              <w:t>老师</w:t>
            </w:r>
            <w:r>
              <w:rPr>
                <w:sz w:val="24"/>
              </w:rPr>
              <w:t>（</w:t>
            </w:r>
            <w:r>
              <w:rPr>
                <w:sz w:val="24"/>
              </w:rPr>
              <w:t>NLP</w:t>
            </w:r>
            <w:r>
              <w:rPr>
                <w:sz w:val="24"/>
              </w:rPr>
              <w:t>方向）提供算法指导</w:t>
            </w:r>
          </w:p>
          <w:p w14:paraId="1A10AA72" w14:textId="048F8A3C" w:rsidR="000A08A7" w:rsidRDefault="00000000">
            <w:pPr>
              <w:numPr>
                <w:ilvl w:val="1"/>
                <w:numId w:val="5"/>
              </w:numPr>
              <w:spacing w:beforeLines="50" w:before="156"/>
              <w:rPr>
                <w:sz w:val="24"/>
              </w:rPr>
            </w:pPr>
            <w:r>
              <w:rPr>
                <w:sz w:val="24"/>
              </w:rPr>
              <w:t>联合</w:t>
            </w:r>
            <w:r>
              <w:rPr>
                <w:rFonts w:hint="eastAsia"/>
                <w:sz w:val="24"/>
              </w:rPr>
              <w:t>专业其他教师（王俊华老师、马德印老师）</w:t>
            </w:r>
            <w:r>
              <w:rPr>
                <w:sz w:val="24"/>
              </w:rPr>
              <w:t>组建教学效果评估专家组</w:t>
            </w:r>
          </w:p>
          <w:p w14:paraId="0C67844D" w14:textId="77777777" w:rsidR="000A08A7" w:rsidRDefault="00000000">
            <w:pPr>
              <w:numPr>
                <w:ilvl w:val="0"/>
                <w:numId w:val="5"/>
              </w:numPr>
              <w:spacing w:beforeLines="50" w:before="156"/>
              <w:rPr>
                <w:sz w:val="24"/>
              </w:rPr>
            </w:pPr>
            <w:r>
              <w:rPr>
                <w:sz w:val="24"/>
              </w:rPr>
              <w:t>​​</w:t>
            </w:r>
            <w:r>
              <w:rPr>
                <w:sz w:val="24"/>
              </w:rPr>
              <w:t>数据积累</w:t>
            </w:r>
            <w:r>
              <w:rPr>
                <w:sz w:val="24"/>
              </w:rPr>
              <w:t>​​</w:t>
            </w:r>
            <w:r>
              <w:rPr>
                <w:sz w:val="24"/>
              </w:rPr>
              <w:t>：</w:t>
            </w:r>
          </w:p>
          <w:p w14:paraId="7A4B3561" w14:textId="77777777" w:rsidR="000A08A7" w:rsidRPr="007F4DFD" w:rsidRDefault="00000000" w:rsidP="007F4DFD">
            <w:pPr>
              <w:pStyle w:val="a7"/>
              <w:numPr>
                <w:ilvl w:val="1"/>
                <w:numId w:val="23"/>
              </w:numPr>
              <w:tabs>
                <w:tab w:val="left" w:pos="720"/>
              </w:tabs>
              <w:spacing w:beforeLines="50" w:before="156"/>
              <w:ind w:firstLineChars="0"/>
              <w:rPr>
                <w:sz w:val="24"/>
              </w:rPr>
            </w:pPr>
            <w:r w:rsidRPr="007F4DFD">
              <w:rPr>
                <w:sz w:val="24"/>
              </w:rPr>
              <w:t>已获得计算机学院</w:t>
            </w:r>
            <w:r w:rsidRPr="007F4DFD">
              <w:rPr>
                <w:rFonts w:hint="eastAsia"/>
                <w:sz w:val="24"/>
              </w:rPr>
              <w:t>软件工程专业</w:t>
            </w:r>
            <w:r w:rsidRPr="007F4DFD">
              <w:rPr>
                <w:sz w:val="24"/>
              </w:rPr>
              <w:t>近三年教学数据使用授权</w:t>
            </w:r>
          </w:p>
          <w:p w14:paraId="324BC3A9" w14:textId="55A52A72" w:rsidR="000A08A7" w:rsidRPr="000A08A7" w:rsidRDefault="000A08A7" w:rsidP="007F4DFD">
            <w:pPr>
              <w:tabs>
                <w:tab w:val="left" w:pos="720"/>
                <w:tab w:val="left" w:pos="1440"/>
              </w:tabs>
              <w:spacing w:beforeLines="50" w:before="156"/>
              <w:ind w:left="1080"/>
              <w:rPr>
                <w:strike/>
                <w:sz w:val="24"/>
                <w:rPrChange w:id="62" w:author="T" w:date="2025-05-24T10:10:00Z">
                  <w:rPr>
                    <w:sz w:val="24"/>
                  </w:rPr>
                </w:rPrChange>
              </w:rPr>
            </w:pPr>
          </w:p>
          <w:p w14:paraId="1F9DFE8B" w14:textId="77777777" w:rsidR="000A08A7" w:rsidRDefault="000A08A7">
            <w:pPr>
              <w:spacing w:beforeLines="50" w:before="156"/>
              <w:rPr>
                <w:b/>
                <w:sz w:val="24"/>
              </w:rPr>
            </w:pPr>
          </w:p>
        </w:tc>
      </w:tr>
      <w:tr w:rsidR="000A08A7" w14:paraId="50C9FD71" w14:textId="6503240F">
        <w:trPr>
          <w:cantSplit/>
          <w:trHeight w:val="8783"/>
          <w:jc w:val="center"/>
        </w:trPr>
        <w:tc>
          <w:tcPr>
            <w:tcW w:w="9242" w:type="dxa"/>
            <w:gridSpan w:val="11"/>
          </w:tcPr>
          <w:p w14:paraId="69E2BC4A" w14:textId="7F50F7CD" w:rsidR="000A08A7" w:rsidRPr="00B36E91" w:rsidRDefault="00000000" w:rsidP="00B36E91">
            <w:pPr>
              <w:numPr>
                <w:ilvl w:val="0"/>
                <w:numId w:val="6"/>
              </w:numPr>
              <w:spacing w:beforeLines="50" w:before="156"/>
              <w:rPr>
                <w:b/>
                <w:sz w:val="28"/>
                <w:szCs w:val="28"/>
                <w:rPrChange w:id="63" w:author="帅比 唐" w:date="2025-05-24T15:29:00Z" w16du:dateUtc="2025-05-24T07:29:00Z">
                  <w:rPr>
                    <w:b/>
                    <w:sz w:val="24"/>
                  </w:rPr>
                </w:rPrChange>
              </w:rPr>
            </w:pPr>
            <w:r w:rsidRPr="00B36E91">
              <w:rPr>
                <w:b/>
                <w:bCs/>
                <w:sz w:val="28"/>
                <w:szCs w:val="28"/>
              </w:rPr>
              <w:lastRenderedPageBreak/>
              <w:t>项目实施方案</w:t>
            </w:r>
          </w:p>
          <w:tbl>
            <w:tblPr>
              <w:tblW w:w="0" w:type="auto"/>
              <w:tblLayout w:type="fixed"/>
              <w:tblCellMar>
                <w:left w:w="0" w:type="dxa"/>
                <w:right w:w="0" w:type="dxa"/>
              </w:tblCellMar>
              <w:tblLook w:val="04A0" w:firstRow="1" w:lastRow="0" w:firstColumn="1" w:lastColumn="0" w:noHBand="0" w:noVBand="1"/>
            </w:tblPr>
            <w:tblGrid>
              <w:gridCol w:w="1125"/>
              <w:gridCol w:w="1709"/>
              <w:gridCol w:w="3753"/>
              <w:gridCol w:w="2053"/>
              <w:tblGridChange w:id="64">
                <w:tblGrid>
                  <w:gridCol w:w="1125"/>
                  <w:gridCol w:w="1709"/>
                  <w:gridCol w:w="3753"/>
                  <w:gridCol w:w="2053"/>
                </w:tblGrid>
              </w:tblGridChange>
            </w:tblGrid>
            <w:tr w:rsidR="000A08A7" w14:paraId="268DB42C" w14:textId="683A3F31">
              <w:trPr>
                <w:tblHeader/>
              </w:trPr>
              <w:tc>
                <w:tcPr>
                  <w:tcW w:w="1125" w:type="dxa"/>
                  <w:tcBorders>
                    <w:top w:val="nil"/>
                    <w:left w:val="nil"/>
                    <w:bottom w:val="single" w:sz="4" w:space="0" w:color="E0E0E0"/>
                    <w:right w:val="single" w:sz="4" w:space="0" w:color="E0E0E0"/>
                  </w:tcBorders>
                  <w:shd w:val="clear" w:color="auto" w:fill="EDEDED"/>
                  <w:tcMar>
                    <w:top w:w="180" w:type="dxa"/>
                    <w:left w:w="240" w:type="dxa"/>
                    <w:bottom w:w="180" w:type="dxa"/>
                    <w:right w:w="240" w:type="dxa"/>
                  </w:tcMar>
                  <w:vAlign w:val="center"/>
                </w:tcPr>
                <w:p w14:paraId="3A5E615D" w14:textId="7CE989BB" w:rsidR="000A08A7" w:rsidRPr="00B36E91" w:rsidRDefault="00000000">
                  <w:pPr>
                    <w:spacing w:beforeLines="50" w:before="156"/>
                    <w:rPr>
                      <w:szCs w:val="21"/>
                      <w:rPrChange w:id="65" w:author="帅比 唐" w:date="2025-05-24T15:31:00Z" w16du:dateUtc="2025-05-24T07:31:00Z">
                        <w:rPr>
                          <w:sz w:val="24"/>
                        </w:rPr>
                      </w:rPrChange>
                    </w:rPr>
                  </w:pPr>
                  <w:r w:rsidRPr="00B36E91">
                    <w:rPr>
                      <w:rFonts w:hint="eastAsia"/>
                      <w:szCs w:val="21"/>
                      <w:rPrChange w:id="66" w:author="帅比 唐" w:date="2025-05-24T15:31:00Z" w16du:dateUtc="2025-05-24T07:31:00Z">
                        <w:rPr>
                          <w:rFonts w:hint="eastAsia"/>
                          <w:sz w:val="24"/>
                        </w:rPr>
                      </w:rPrChange>
                    </w:rPr>
                    <w:t>阶段</w:t>
                  </w:r>
                </w:p>
              </w:tc>
              <w:tc>
                <w:tcPr>
                  <w:tcW w:w="1709" w:type="dxa"/>
                  <w:tcBorders>
                    <w:top w:val="nil"/>
                    <w:left w:val="single" w:sz="4" w:space="0" w:color="E0E0E0"/>
                    <w:bottom w:val="single" w:sz="4" w:space="0" w:color="E0E0E0"/>
                    <w:right w:val="single" w:sz="4" w:space="0" w:color="E0E0E0"/>
                  </w:tcBorders>
                  <w:shd w:val="clear" w:color="auto" w:fill="EDEDED"/>
                  <w:tcMar>
                    <w:top w:w="180" w:type="dxa"/>
                    <w:left w:w="240" w:type="dxa"/>
                    <w:bottom w:w="180" w:type="dxa"/>
                    <w:right w:w="240" w:type="dxa"/>
                  </w:tcMar>
                  <w:vAlign w:val="center"/>
                </w:tcPr>
                <w:p w14:paraId="51C9F7A3" w14:textId="421D0988" w:rsidR="000A08A7" w:rsidRPr="00B36E91" w:rsidRDefault="00000000">
                  <w:pPr>
                    <w:spacing w:beforeLines="50" w:before="156"/>
                    <w:rPr>
                      <w:szCs w:val="21"/>
                      <w:rPrChange w:id="67" w:author="帅比 唐" w:date="2025-05-24T15:31:00Z" w16du:dateUtc="2025-05-24T07:31:00Z">
                        <w:rPr>
                          <w:sz w:val="24"/>
                        </w:rPr>
                      </w:rPrChange>
                    </w:rPr>
                  </w:pPr>
                  <w:r w:rsidRPr="00B36E91">
                    <w:rPr>
                      <w:rFonts w:hint="eastAsia"/>
                      <w:szCs w:val="21"/>
                      <w:rPrChange w:id="68" w:author="帅比 唐" w:date="2025-05-24T15:31:00Z" w16du:dateUtc="2025-05-24T07:31:00Z">
                        <w:rPr>
                          <w:rFonts w:hint="eastAsia"/>
                          <w:sz w:val="24"/>
                        </w:rPr>
                      </w:rPrChange>
                    </w:rPr>
                    <w:t>时间</w:t>
                  </w:r>
                </w:p>
              </w:tc>
              <w:tc>
                <w:tcPr>
                  <w:tcW w:w="3753" w:type="dxa"/>
                  <w:tcBorders>
                    <w:top w:val="nil"/>
                    <w:left w:val="single" w:sz="4" w:space="0" w:color="E0E0E0"/>
                    <w:bottom w:val="single" w:sz="4" w:space="0" w:color="E0E0E0"/>
                    <w:right w:val="single" w:sz="4" w:space="0" w:color="E0E0E0"/>
                  </w:tcBorders>
                  <w:shd w:val="clear" w:color="auto" w:fill="EDEDED"/>
                  <w:tcMar>
                    <w:top w:w="180" w:type="dxa"/>
                    <w:left w:w="240" w:type="dxa"/>
                    <w:bottom w:w="180" w:type="dxa"/>
                    <w:right w:w="240" w:type="dxa"/>
                  </w:tcMar>
                  <w:vAlign w:val="center"/>
                </w:tcPr>
                <w:p w14:paraId="4C2E13A9" w14:textId="7408664E" w:rsidR="000A08A7" w:rsidRPr="00B36E91" w:rsidRDefault="00000000">
                  <w:pPr>
                    <w:spacing w:beforeLines="50" w:before="156"/>
                    <w:rPr>
                      <w:szCs w:val="21"/>
                      <w:rPrChange w:id="69" w:author="帅比 唐" w:date="2025-05-24T15:31:00Z" w16du:dateUtc="2025-05-24T07:31:00Z">
                        <w:rPr>
                          <w:sz w:val="24"/>
                        </w:rPr>
                      </w:rPrChange>
                    </w:rPr>
                  </w:pPr>
                  <w:r w:rsidRPr="00B36E91">
                    <w:rPr>
                      <w:rFonts w:hint="eastAsia"/>
                      <w:szCs w:val="21"/>
                      <w:rPrChange w:id="70" w:author="帅比 唐" w:date="2025-05-24T15:31:00Z" w16du:dateUtc="2025-05-24T07:31:00Z">
                        <w:rPr>
                          <w:rFonts w:hint="eastAsia"/>
                          <w:sz w:val="24"/>
                        </w:rPr>
                      </w:rPrChange>
                    </w:rPr>
                    <w:t>任务分解</w:t>
                  </w:r>
                </w:p>
              </w:tc>
              <w:tc>
                <w:tcPr>
                  <w:tcW w:w="2053" w:type="dxa"/>
                  <w:tcBorders>
                    <w:top w:val="nil"/>
                    <w:left w:val="single" w:sz="4" w:space="0" w:color="E0E0E0"/>
                    <w:bottom w:val="single" w:sz="4" w:space="0" w:color="E0E0E0"/>
                    <w:right w:val="nil"/>
                  </w:tcBorders>
                  <w:shd w:val="clear" w:color="auto" w:fill="EDEDED"/>
                  <w:tcMar>
                    <w:top w:w="180" w:type="dxa"/>
                    <w:left w:w="240" w:type="dxa"/>
                    <w:bottom w:w="180" w:type="dxa"/>
                    <w:right w:w="240" w:type="dxa"/>
                  </w:tcMar>
                  <w:vAlign w:val="center"/>
                </w:tcPr>
                <w:p w14:paraId="1EB5265E" w14:textId="05BABEE6" w:rsidR="000A08A7" w:rsidRPr="00B36E91" w:rsidRDefault="00000000">
                  <w:pPr>
                    <w:spacing w:beforeLines="50" w:before="156"/>
                    <w:rPr>
                      <w:szCs w:val="21"/>
                      <w:rPrChange w:id="71" w:author="帅比 唐" w:date="2025-05-24T15:31:00Z" w16du:dateUtc="2025-05-24T07:31:00Z">
                        <w:rPr>
                          <w:sz w:val="24"/>
                        </w:rPr>
                      </w:rPrChange>
                    </w:rPr>
                  </w:pPr>
                  <w:r w:rsidRPr="00B36E91">
                    <w:rPr>
                      <w:rFonts w:hint="eastAsia"/>
                      <w:szCs w:val="21"/>
                      <w:rPrChange w:id="72" w:author="帅比 唐" w:date="2025-05-24T15:31:00Z" w16du:dateUtc="2025-05-24T07:31:00Z">
                        <w:rPr>
                          <w:rFonts w:hint="eastAsia"/>
                          <w:sz w:val="24"/>
                        </w:rPr>
                      </w:rPrChange>
                    </w:rPr>
                    <w:t>交付成果</w:t>
                  </w:r>
                </w:p>
              </w:tc>
            </w:tr>
            <w:tr w:rsidR="000A08A7" w14:paraId="78BC7E7C" w14:textId="34C0FA6A" w:rsidTr="00B36E91">
              <w:tblPrEx>
                <w:tblW w:w="0" w:type="auto"/>
                <w:tblLayout w:type="fixed"/>
                <w:tblCellMar>
                  <w:left w:w="0" w:type="dxa"/>
                  <w:right w:w="0" w:type="dxa"/>
                </w:tblCellMar>
                <w:tblPrExChange w:id="73" w:author="帅比 唐" w:date="2025-05-24T15:31:00Z" w16du:dateUtc="2025-05-24T07:31:00Z">
                  <w:tblPrEx>
                    <w:tblW w:w="0" w:type="auto"/>
                    <w:tblLayout w:type="fixed"/>
                    <w:tblCellMar>
                      <w:left w:w="0" w:type="dxa"/>
                      <w:right w:w="0" w:type="dxa"/>
                    </w:tblCellMar>
                  </w:tblPrEx>
                </w:tblPrExChange>
              </w:tblPrEx>
              <w:trPr>
                <w:trHeight w:val="1888"/>
                <w:trPrChange w:id="74" w:author="帅比 唐" w:date="2025-05-24T15:31:00Z" w16du:dateUtc="2025-05-24T07:31:00Z">
                  <w:trPr>
                    <w:trHeight w:val="2054"/>
                  </w:trPr>
                </w:trPrChange>
              </w:trPr>
              <w:tc>
                <w:tcPr>
                  <w:tcW w:w="1125" w:type="dxa"/>
                  <w:tcBorders>
                    <w:top w:val="single" w:sz="4" w:space="0" w:color="E0E0E0"/>
                    <w:left w:val="nil"/>
                    <w:bottom w:val="single" w:sz="4" w:space="0" w:color="E0E0E0"/>
                    <w:right w:val="single" w:sz="4" w:space="0" w:color="E0E0E0"/>
                  </w:tcBorders>
                  <w:shd w:val="clear" w:color="auto" w:fill="FFFFFF"/>
                  <w:tcMar>
                    <w:top w:w="180" w:type="dxa"/>
                    <w:left w:w="240" w:type="dxa"/>
                    <w:bottom w:w="180" w:type="dxa"/>
                    <w:right w:w="240" w:type="dxa"/>
                  </w:tcMar>
                  <w:vAlign w:val="center"/>
                  <w:tcPrChange w:id="75" w:author="帅比 唐" w:date="2025-05-24T15:31:00Z" w16du:dateUtc="2025-05-24T07:31:00Z">
                    <w:tcPr>
                      <w:tcW w:w="1125" w:type="dxa"/>
                      <w:tcBorders>
                        <w:top w:val="single" w:sz="4" w:space="0" w:color="E0E0E0"/>
                        <w:left w:val="nil"/>
                        <w:bottom w:val="single" w:sz="4" w:space="0" w:color="E0E0E0"/>
                        <w:right w:val="single" w:sz="4" w:space="0" w:color="E0E0E0"/>
                      </w:tcBorders>
                      <w:shd w:val="clear" w:color="auto" w:fill="FFFFFF"/>
                      <w:tcMar>
                        <w:top w:w="180" w:type="dxa"/>
                        <w:left w:w="240" w:type="dxa"/>
                        <w:bottom w:w="180" w:type="dxa"/>
                        <w:right w:w="240" w:type="dxa"/>
                      </w:tcMar>
                      <w:vAlign w:val="center"/>
                    </w:tcPr>
                  </w:tcPrChange>
                </w:tcPr>
                <w:p w14:paraId="2545D587" w14:textId="5FD2E22C" w:rsidR="000A08A7" w:rsidRPr="00B36E91" w:rsidRDefault="00000000">
                  <w:pPr>
                    <w:spacing w:beforeLines="50" w:before="156"/>
                    <w:rPr>
                      <w:szCs w:val="21"/>
                      <w:rPrChange w:id="76" w:author="帅比 唐" w:date="2025-05-24T15:31:00Z" w16du:dateUtc="2025-05-24T07:31:00Z">
                        <w:rPr>
                          <w:sz w:val="24"/>
                        </w:rPr>
                      </w:rPrChange>
                    </w:rPr>
                  </w:pPr>
                  <w:r w:rsidRPr="00B36E91">
                    <w:rPr>
                      <w:szCs w:val="21"/>
                      <w:rPrChange w:id="77" w:author="帅比 唐" w:date="2025-05-24T15:31:00Z" w16du:dateUtc="2025-05-24T07:31:00Z">
                        <w:rPr>
                          <w:sz w:val="24"/>
                        </w:rPr>
                      </w:rPrChange>
                    </w:rPr>
                    <w:t>​​</w:t>
                  </w:r>
                  <w:r w:rsidRPr="00B36E91">
                    <w:rPr>
                      <w:rFonts w:hint="eastAsia"/>
                      <w:szCs w:val="21"/>
                      <w:rPrChange w:id="78" w:author="帅比 唐" w:date="2025-05-24T15:31:00Z" w16du:dateUtc="2025-05-24T07:31:00Z">
                        <w:rPr>
                          <w:rFonts w:hint="eastAsia"/>
                          <w:sz w:val="24"/>
                        </w:rPr>
                      </w:rPrChange>
                    </w:rPr>
                    <w:t>需求分析</w:t>
                  </w:r>
                  <w:r w:rsidRPr="00B36E91">
                    <w:rPr>
                      <w:szCs w:val="21"/>
                      <w:rPrChange w:id="79" w:author="帅比 唐" w:date="2025-05-24T15:31:00Z" w16du:dateUtc="2025-05-24T07:31:00Z">
                        <w:rPr>
                          <w:sz w:val="24"/>
                        </w:rPr>
                      </w:rPrChange>
                    </w:rPr>
                    <w:t>​​</w:t>
                  </w:r>
                </w:p>
              </w:tc>
              <w:tc>
                <w:tcPr>
                  <w:tcW w:w="1709"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Change w:id="80" w:author="帅比 唐" w:date="2025-05-24T15:31:00Z" w16du:dateUtc="2025-05-24T07:31:00Z">
                    <w:tcPr>
                      <w:tcW w:w="1709"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
                  </w:tcPrChange>
                </w:tcPr>
                <w:p w14:paraId="031D51D8" w14:textId="5FAF2C7A" w:rsidR="000A08A7" w:rsidRPr="00B36E91" w:rsidRDefault="00000000">
                  <w:pPr>
                    <w:spacing w:beforeLines="50" w:before="156"/>
                    <w:rPr>
                      <w:szCs w:val="21"/>
                      <w:rPrChange w:id="81" w:author="帅比 唐" w:date="2025-05-24T15:31:00Z" w16du:dateUtc="2025-05-24T07:31:00Z">
                        <w:rPr>
                          <w:sz w:val="24"/>
                        </w:rPr>
                      </w:rPrChange>
                    </w:rPr>
                  </w:pPr>
                  <w:r w:rsidRPr="00B36E91">
                    <w:rPr>
                      <w:szCs w:val="21"/>
                      <w:rPrChange w:id="82" w:author="帅比 唐" w:date="2025-05-24T15:31:00Z" w16du:dateUtc="2025-05-24T07:31:00Z">
                        <w:rPr>
                          <w:sz w:val="24"/>
                        </w:rPr>
                      </w:rPrChange>
                    </w:rPr>
                    <w:t>2025.6-7</w:t>
                  </w:r>
                </w:p>
              </w:tc>
              <w:tc>
                <w:tcPr>
                  <w:tcW w:w="3753"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Change w:id="83" w:author="帅比 唐" w:date="2025-05-24T15:31:00Z" w16du:dateUtc="2025-05-24T07:31:00Z">
                    <w:tcPr>
                      <w:tcW w:w="3753"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
                  </w:tcPrChange>
                </w:tcPr>
                <w:p w14:paraId="16D98EFB" w14:textId="1299DE8E" w:rsidR="000A08A7" w:rsidRPr="00B36E91" w:rsidRDefault="00000000">
                  <w:pPr>
                    <w:spacing w:beforeLines="50" w:before="156"/>
                    <w:rPr>
                      <w:szCs w:val="21"/>
                      <w:rPrChange w:id="84" w:author="帅比 唐" w:date="2025-05-24T15:31:00Z" w16du:dateUtc="2025-05-24T07:31:00Z">
                        <w:rPr>
                          <w:sz w:val="24"/>
                        </w:rPr>
                      </w:rPrChange>
                    </w:rPr>
                  </w:pPr>
                  <w:r w:rsidRPr="00B36E91">
                    <w:rPr>
                      <w:szCs w:val="21"/>
                      <w:rPrChange w:id="85" w:author="帅比 唐" w:date="2025-05-24T15:31:00Z" w16du:dateUtc="2025-05-24T07:31:00Z">
                        <w:rPr>
                          <w:sz w:val="24"/>
                        </w:rPr>
                      </w:rPrChange>
                    </w:rPr>
                    <w:t xml:space="preserve">1. </w:t>
                  </w:r>
                  <w:r w:rsidRPr="00B36E91">
                    <w:rPr>
                      <w:rFonts w:hint="eastAsia"/>
                      <w:szCs w:val="21"/>
                      <w:rPrChange w:id="86" w:author="帅比 唐" w:date="2025-05-24T15:31:00Z" w16du:dateUtc="2025-05-24T07:31:00Z">
                        <w:rPr>
                          <w:rFonts w:hint="eastAsia"/>
                          <w:sz w:val="24"/>
                        </w:rPr>
                      </w:rPrChange>
                    </w:rPr>
                    <w:t>开展师生需求调研（问卷</w:t>
                  </w:r>
                  <w:r w:rsidRPr="00B36E91">
                    <w:rPr>
                      <w:szCs w:val="21"/>
                      <w:rPrChange w:id="87" w:author="帅比 唐" w:date="2025-05-24T15:31:00Z" w16du:dateUtc="2025-05-24T07:31:00Z">
                        <w:rPr>
                          <w:sz w:val="24"/>
                        </w:rPr>
                      </w:rPrChange>
                    </w:rPr>
                    <w:t>+</w:t>
                  </w:r>
                  <w:r w:rsidRPr="00B36E91">
                    <w:rPr>
                      <w:rFonts w:hint="eastAsia"/>
                      <w:szCs w:val="21"/>
                      <w:rPrChange w:id="88" w:author="帅比 唐" w:date="2025-05-24T15:31:00Z" w16du:dateUtc="2025-05-24T07:31:00Z">
                        <w:rPr>
                          <w:rFonts w:hint="eastAsia"/>
                          <w:sz w:val="24"/>
                        </w:rPr>
                      </w:rPrChange>
                    </w:rPr>
                    <w:t>访谈）</w:t>
                  </w:r>
                  <w:r w:rsidRPr="00B36E91">
                    <w:rPr>
                      <w:szCs w:val="21"/>
                      <w:rPrChange w:id="89" w:author="帅比 唐" w:date="2025-05-24T15:31:00Z" w16du:dateUtc="2025-05-24T07:31:00Z">
                        <w:rPr>
                          <w:sz w:val="24"/>
                        </w:rPr>
                      </w:rPrChange>
                    </w:rPr>
                    <w:br/>
                    <w:t xml:space="preserve">2. </w:t>
                  </w:r>
                  <w:r w:rsidRPr="00B36E91">
                    <w:rPr>
                      <w:rFonts w:hint="eastAsia"/>
                      <w:szCs w:val="21"/>
                      <w:rPrChange w:id="90" w:author="帅比 唐" w:date="2025-05-24T15:31:00Z" w16du:dateUtc="2025-05-24T07:31:00Z">
                        <w:rPr>
                          <w:rFonts w:hint="eastAsia"/>
                          <w:sz w:val="24"/>
                        </w:rPr>
                      </w:rPrChange>
                    </w:rPr>
                    <w:t>教学场景行为分析（课堂</w:t>
                  </w:r>
                  <w:r w:rsidRPr="00B36E91">
                    <w:rPr>
                      <w:szCs w:val="21"/>
                      <w:rPrChange w:id="91" w:author="帅比 唐" w:date="2025-05-24T15:31:00Z" w16du:dateUtc="2025-05-24T07:31:00Z">
                        <w:rPr>
                          <w:sz w:val="24"/>
                        </w:rPr>
                      </w:rPrChange>
                    </w:rPr>
                    <w:t>/</w:t>
                  </w:r>
                  <w:r w:rsidRPr="00B36E91">
                    <w:rPr>
                      <w:rFonts w:hint="eastAsia"/>
                      <w:szCs w:val="21"/>
                      <w:rPrChange w:id="92" w:author="帅比 唐" w:date="2025-05-24T15:31:00Z" w16du:dateUtc="2025-05-24T07:31:00Z">
                        <w:rPr>
                          <w:rFonts w:hint="eastAsia"/>
                          <w:sz w:val="24"/>
                        </w:rPr>
                      </w:rPrChange>
                    </w:rPr>
                    <w:t>作业</w:t>
                  </w:r>
                  <w:r w:rsidRPr="00B36E91">
                    <w:rPr>
                      <w:szCs w:val="21"/>
                      <w:rPrChange w:id="93" w:author="帅比 唐" w:date="2025-05-24T15:31:00Z" w16du:dateUtc="2025-05-24T07:31:00Z">
                        <w:rPr>
                          <w:sz w:val="24"/>
                        </w:rPr>
                      </w:rPrChange>
                    </w:rPr>
                    <w:t>/</w:t>
                  </w:r>
                  <w:r w:rsidRPr="00B36E91">
                    <w:rPr>
                      <w:rFonts w:hint="eastAsia"/>
                      <w:szCs w:val="21"/>
                      <w:rPrChange w:id="94" w:author="帅比 唐" w:date="2025-05-24T15:31:00Z" w16du:dateUtc="2025-05-24T07:31:00Z">
                        <w:rPr>
                          <w:rFonts w:hint="eastAsia"/>
                          <w:sz w:val="24"/>
                        </w:rPr>
                      </w:rPrChange>
                    </w:rPr>
                    <w:t>考试）</w:t>
                  </w:r>
                  <w:r w:rsidRPr="00B36E91">
                    <w:rPr>
                      <w:szCs w:val="21"/>
                      <w:rPrChange w:id="95" w:author="帅比 唐" w:date="2025-05-24T15:31:00Z" w16du:dateUtc="2025-05-24T07:31:00Z">
                        <w:rPr>
                          <w:sz w:val="24"/>
                        </w:rPr>
                      </w:rPrChange>
                    </w:rPr>
                    <w:br/>
                    <w:t xml:space="preserve">3. </w:t>
                  </w:r>
                  <w:r w:rsidRPr="00B36E91">
                    <w:rPr>
                      <w:rFonts w:hint="eastAsia"/>
                      <w:szCs w:val="21"/>
                      <w:rPrChange w:id="96" w:author="帅比 唐" w:date="2025-05-24T15:31:00Z" w16du:dateUtc="2025-05-24T07:31:00Z">
                        <w:rPr>
                          <w:rFonts w:hint="eastAsia"/>
                          <w:sz w:val="24"/>
                        </w:rPr>
                      </w:rPrChange>
                    </w:rPr>
                    <w:t>教学数据特征提取（结构化</w:t>
                  </w:r>
                  <w:r w:rsidRPr="00B36E91">
                    <w:rPr>
                      <w:szCs w:val="21"/>
                      <w:rPrChange w:id="97" w:author="帅比 唐" w:date="2025-05-24T15:31:00Z" w16du:dateUtc="2025-05-24T07:31:00Z">
                        <w:rPr>
                          <w:sz w:val="24"/>
                        </w:rPr>
                      </w:rPrChange>
                    </w:rPr>
                    <w:t>/</w:t>
                  </w:r>
                  <w:r w:rsidRPr="00B36E91">
                    <w:rPr>
                      <w:rFonts w:hint="eastAsia"/>
                      <w:szCs w:val="21"/>
                      <w:rPrChange w:id="98" w:author="帅比 唐" w:date="2025-05-24T15:31:00Z" w16du:dateUtc="2025-05-24T07:31:00Z">
                        <w:rPr>
                          <w:rFonts w:hint="eastAsia"/>
                          <w:sz w:val="24"/>
                        </w:rPr>
                      </w:rPrChange>
                    </w:rPr>
                    <w:t>非结构化）</w:t>
                  </w:r>
                  <w:r w:rsidRPr="00B36E91">
                    <w:rPr>
                      <w:szCs w:val="21"/>
                      <w:rPrChange w:id="99" w:author="帅比 唐" w:date="2025-05-24T15:31:00Z" w16du:dateUtc="2025-05-24T07:31:00Z">
                        <w:rPr>
                          <w:sz w:val="24"/>
                        </w:rPr>
                      </w:rPrChange>
                    </w:rPr>
                    <w:br/>
                    <w:t xml:space="preserve">4. </w:t>
                  </w:r>
                  <w:r w:rsidRPr="00B36E91">
                    <w:rPr>
                      <w:rFonts w:hint="eastAsia"/>
                      <w:szCs w:val="21"/>
                      <w:rPrChange w:id="100" w:author="帅比 唐" w:date="2025-05-24T15:31:00Z" w16du:dateUtc="2025-05-24T07:31:00Z">
                        <w:rPr>
                          <w:rFonts w:hint="eastAsia"/>
                          <w:sz w:val="24"/>
                        </w:rPr>
                      </w:rPrChange>
                    </w:rPr>
                    <w:t>形成需求规格说明书</w:t>
                  </w:r>
                </w:p>
              </w:tc>
              <w:tc>
                <w:tcPr>
                  <w:tcW w:w="2053" w:type="dxa"/>
                  <w:tcBorders>
                    <w:top w:val="single" w:sz="4" w:space="0" w:color="E0E0E0"/>
                    <w:left w:val="single" w:sz="4" w:space="0" w:color="E0E0E0"/>
                    <w:bottom w:val="single" w:sz="4" w:space="0" w:color="E0E0E0"/>
                    <w:right w:val="nil"/>
                  </w:tcBorders>
                  <w:shd w:val="clear" w:color="auto" w:fill="FFFFFF"/>
                  <w:tcMar>
                    <w:top w:w="180" w:type="dxa"/>
                    <w:left w:w="240" w:type="dxa"/>
                    <w:bottom w:w="180" w:type="dxa"/>
                    <w:right w:w="240" w:type="dxa"/>
                  </w:tcMar>
                  <w:vAlign w:val="center"/>
                  <w:tcPrChange w:id="101" w:author="帅比 唐" w:date="2025-05-24T15:31:00Z" w16du:dateUtc="2025-05-24T07:31:00Z">
                    <w:tcPr>
                      <w:tcW w:w="2053" w:type="dxa"/>
                      <w:tcBorders>
                        <w:top w:val="single" w:sz="4" w:space="0" w:color="E0E0E0"/>
                        <w:left w:val="single" w:sz="4" w:space="0" w:color="E0E0E0"/>
                        <w:bottom w:val="single" w:sz="4" w:space="0" w:color="E0E0E0"/>
                        <w:right w:val="nil"/>
                      </w:tcBorders>
                      <w:shd w:val="clear" w:color="auto" w:fill="FFFFFF"/>
                      <w:tcMar>
                        <w:top w:w="180" w:type="dxa"/>
                        <w:left w:w="240" w:type="dxa"/>
                        <w:bottom w:w="180" w:type="dxa"/>
                        <w:right w:w="240" w:type="dxa"/>
                      </w:tcMar>
                      <w:vAlign w:val="center"/>
                    </w:tcPr>
                  </w:tcPrChange>
                </w:tcPr>
                <w:p w14:paraId="334EFFEA" w14:textId="2045E723" w:rsidR="000A08A7" w:rsidRPr="00B36E91" w:rsidRDefault="00000000">
                  <w:pPr>
                    <w:spacing w:beforeLines="50" w:before="156"/>
                    <w:rPr>
                      <w:szCs w:val="21"/>
                      <w:rPrChange w:id="102" w:author="帅比 唐" w:date="2025-05-24T15:31:00Z" w16du:dateUtc="2025-05-24T07:31:00Z">
                        <w:rPr>
                          <w:sz w:val="24"/>
                        </w:rPr>
                      </w:rPrChange>
                    </w:rPr>
                  </w:pPr>
                  <w:r w:rsidRPr="00B36E91">
                    <w:rPr>
                      <w:rFonts w:hint="eastAsia"/>
                      <w:szCs w:val="21"/>
                      <w:rPrChange w:id="103" w:author="帅比 唐" w:date="2025-05-24T15:31:00Z" w16du:dateUtc="2025-05-24T07:31:00Z">
                        <w:rPr>
                          <w:rFonts w:hint="eastAsia"/>
                          <w:sz w:val="24"/>
                        </w:rPr>
                      </w:rPrChange>
                    </w:rPr>
                    <w:t>《需求分析报告》</w:t>
                  </w:r>
                  <w:r w:rsidRPr="00B36E91">
                    <w:rPr>
                      <w:szCs w:val="21"/>
                      <w:rPrChange w:id="104" w:author="帅比 唐" w:date="2025-05-24T15:31:00Z" w16du:dateUtc="2025-05-24T07:31:00Z">
                        <w:rPr>
                          <w:sz w:val="24"/>
                        </w:rPr>
                      </w:rPrChange>
                    </w:rPr>
                    <w:br/>
                  </w:r>
                  <w:r w:rsidRPr="00B36E91">
                    <w:rPr>
                      <w:rFonts w:hint="eastAsia"/>
                      <w:szCs w:val="21"/>
                      <w:rPrChange w:id="105" w:author="帅比 唐" w:date="2025-05-24T15:31:00Z" w16du:dateUtc="2025-05-24T07:31:00Z">
                        <w:rPr>
                          <w:rFonts w:hint="eastAsia"/>
                          <w:sz w:val="24"/>
                        </w:rPr>
                      </w:rPrChange>
                    </w:rPr>
                    <w:t>《用户用例文档》</w:t>
                  </w:r>
                  <w:r w:rsidRPr="00B36E91">
                    <w:rPr>
                      <w:szCs w:val="21"/>
                      <w:rPrChange w:id="106" w:author="帅比 唐" w:date="2025-05-24T15:31:00Z" w16du:dateUtc="2025-05-24T07:31:00Z">
                        <w:rPr>
                          <w:sz w:val="24"/>
                        </w:rPr>
                      </w:rPrChange>
                    </w:rPr>
                    <w:br/>
                  </w:r>
                  <w:r w:rsidRPr="00B36E91">
                    <w:rPr>
                      <w:rFonts w:hint="eastAsia"/>
                      <w:szCs w:val="21"/>
                      <w:rPrChange w:id="107" w:author="帅比 唐" w:date="2025-05-24T15:31:00Z" w16du:dateUtc="2025-05-24T07:31:00Z">
                        <w:rPr>
                          <w:rFonts w:hint="eastAsia"/>
                          <w:sz w:val="24"/>
                        </w:rPr>
                      </w:rPrChange>
                    </w:rPr>
                    <w:t>《功能优先级矩阵》</w:t>
                  </w:r>
                </w:p>
              </w:tc>
            </w:tr>
            <w:tr w:rsidR="000A08A7" w14:paraId="1643C92D" w14:textId="0AEA4164" w:rsidTr="00B36E91">
              <w:tblPrEx>
                <w:tblW w:w="0" w:type="auto"/>
                <w:tblLayout w:type="fixed"/>
                <w:tblCellMar>
                  <w:left w:w="0" w:type="dxa"/>
                  <w:right w:w="0" w:type="dxa"/>
                </w:tblCellMar>
                <w:tblPrExChange w:id="108" w:author="帅比 唐" w:date="2025-05-24T15:31:00Z" w16du:dateUtc="2025-05-24T07:31:00Z">
                  <w:tblPrEx>
                    <w:tblW w:w="0" w:type="auto"/>
                    <w:tblLayout w:type="fixed"/>
                    <w:tblCellMar>
                      <w:left w:w="0" w:type="dxa"/>
                      <w:right w:w="0" w:type="dxa"/>
                    </w:tblCellMar>
                  </w:tblPrEx>
                </w:tblPrExChange>
              </w:tblPrEx>
              <w:trPr>
                <w:trHeight w:val="1870"/>
                <w:trPrChange w:id="109" w:author="帅比 唐" w:date="2025-05-24T15:31:00Z" w16du:dateUtc="2025-05-24T07:31:00Z">
                  <w:trPr>
                    <w:trHeight w:val="1894"/>
                  </w:trPr>
                </w:trPrChange>
              </w:trPr>
              <w:tc>
                <w:tcPr>
                  <w:tcW w:w="1125" w:type="dxa"/>
                  <w:tcBorders>
                    <w:top w:val="single" w:sz="4" w:space="0" w:color="E0E0E0"/>
                    <w:left w:val="nil"/>
                    <w:bottom w:val="single" w:sz="4" w:space="0" w:color="E0E0E0"/>
                    <w:right w:val="single" w:sz="4" w:space="0" w:color="E0E0E0"/>
                  </w:tcBorders>
                  <w:shd w:val="clear" w:color="auto" w:fill="FFFFFF"/>
                  <w:tcMar>
                    <w:top w:w="180" w:type="dxa"/>
                    <w:left w:w="240" w:type="dxa"/>
                    <w:bottom w:w="180" w:type="dxa"/>
                    <w:right w:w="240" w:type="dxa"/>
                  </w:tcMar>
                  <w:vAlign w:val="center"/>
                  <w:tcPrChange w:id="110" w:author="帅比 唐" w:date="2025-05-24T15:31:00Z" w16du:dateUtc="2025-05-24T07:31:00Z">
                    <w:tcPr>
                      <w:tcW w:w="1125" w:type="dxa"/>
                      <w:tcBorders>
                        <w:top w:val="single" w:sz="4" w:space="0" w:color="E0E0E0"/>
                        <w:left w:val="nil"/>
                        <w:bottom w:val="single" w:sz="4" w:space="0" w:color="E0E0E0"/>
                        <w:right w:val="single" w:sz="4" w:space="0" w:color="E0E0E0"/>
                      </w:tcBorders>
                      <w:shd w:val="clear" w:color="auto" w:fill="FFFFFF"/>
                      <w:tcMar>
                        <w:top w:w="180" w:type="dxa"/>
                        <w:left w:w="240" w:type="dxa"/>
                        <w:bottom w:w="180" w:type="dxa"/>
                        <w:right w:w="240" w:type="dxa"/>
                      </w:tcMar>
                      <w:vAlign w:val="center"/>
                    </w:tcPr>
                  </w:tcPrChange>
                </w:tcPr>
                <w:p w14:paraId="724D4A03" w14:textId="3A6FB49C" w:rsidR="000A08A7" w:rsidRPr="00B36E91" w:rsidRDefault="00000000">
                  <w:pPr>
                    <w:spacing w:beforeLines="50" w:before="156"/>
                    <w:rPr>
                      <w:szCs w:val="21"/>
                      <w:rPrChange w:id="111" w:author="帅比 唐" w:date="2025-05-24T15:31:00Z" w16du:dateUtc="2025-05-24T07:31:00Z">
                        <w:rPr>
                          <w:sz w:val="24"/>
                        </w:rPr>
                      </w:rPrChange>
                    </w:rPr>
                  </w:pPr>
                  <w:r w:rsidRPr="00B36E91">
                    <w:rPr>
                      <w:szCs w:val="21"/>
                      <w:rPrChange w:id="112" w:author="帅比 唐" w:date="2025-05-24T15:31:00Z" w16du:dateUtc="2025-05-24T07:31:00Z">
                        <w:rPr>
                          <w:sz w:val="24"/>
                        </w:rPr>
                      </w:rPrChange>
                    </w:rPr>
                    <w:t>​​</w:t>
                  </w:r>
                  <w:r w:rsidRPr="00B36E91">
                    <w:rPr>
                      <w:rFonts w:hint="eastAsia"/>
                      <w:szCs w:val="21"/>
                      <w:rPrChange w:id="113" w:author="帅比 唐" w:date="2025-05-24T15:31:00Z" w16du:dateUtc="2025-05-24T07:31:00Z">
                        <w:rPr>
                          <w:rFonts w:hint="eastAsia"/>
                          <w:sz w:val="24"/>
                        </w:rPr>
                      </w:rPrChange>
                    </w:rPr>
                    <w:t>总体设计</w:t>
                  </w:r>
                  <w:r w:rsidRPr="00B36E91">
                    <w:rPr>
                      <w:szCs w:val="21"/>
                      <w:rPrChange w:id="114" w:author="帅比 唐" w:date="2025-05-24T15:31:00Z" w16du:dateUtc="2025-05-24T07:31:00Z">
                        <w:rPr>
                          <w:sz w:val="24"/>
                        </w:rPr>
                      </w:rPrChange>
                    </w:rPr>
                    <w:t>​​</w:t>
                  </w:r>
                </w:p>
              </w:tc>
              <w:tc>
                <w:tcPr>
                  <w:tcW w:w="1709"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Change w:id="115" w:author="帅比 唐" w:date="2025-05-24T15:31:00Z" w16du:dateUtc="2025-05-24T07:31:00Z">
                    <w:tcPr>
                      <w:tcW w:w="1709"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
                  </w:tcPrChange>
                </w:tcPr>
                <w:p w14:paraId="1A1D55BF" w14:textId="7E722E44" w:rsidR="000A08A7" w:rsidRPr="00B36E91" w:rsidRDefault="00000000">
                  <w:pPr>
                    <w:spacing w:beforeLines="50" w:before="156"/>
                    <w:rPr>
                      <w:szCs w:val="21"/>
                      <w:rPrChange w:id="116" w:author="帅比 唐" w:date="2025-05-24T15:31:00Z" w16du:dateUtc="2025-05-24T07:31:00Z">
                        <w:rPr>
                          <w:sz w:val="24"/>
                        </w:rPr>
                      </w:rPrChange>
                    </w:rPr>
                  </w:pPr>
                  <w:r w:rsidRPr="00B36E91">
                    <w:rPr>
                      <w:szCs w:val="21"/>
                      <w:rPrChange w:id="117" w:author="帅比 唐" w:date="2025-05-24T15:31:00Z" w16du:dateUtc="2025-05-24T07:31:00Z">
                        <w:rPr>
                          <w:sz w:val="24"/>
                        </w:rPr>
                      </w:rPrChange>
                    </w:rPr>
                    <w:t>2025.8-9</w:t>
                  </w:r>
                </w:p>
              </w:tc>
              <w:tc>
                <w:tcPr>
                  <w:tcW w:w="3753"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Change w:id="118" w:author="帅比 唐" w:date="2025-05-24T15:31:00Z" w16du:dateUtc="2025-05-24T07:31:00Z">
                    <w:tcPr>
                      <w:tcW w:w="3753"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
                  </w:tcPrChange>
                </w:tcPr>
                <w:p w14:paraId="726F2F37" w14:textId="7A0AB967" w:rsidR="000A08A7" w:rsidRPr="00B36E91" w:rsidRDefault="00000000">
                  <w:pPr>
                    <w:spacing w:beforeLines="50" w:before="156"/>
                    <w:rPr>
                      <w:szCs w:val="21"/>
                      <w:rPrChange w:id="119" w:author="帅比 唐" w:date="2025-05-24T15:31:00Z" w16du:dateUtc="2025-05-24T07:31:00Z">
                        <w:rPr>
                          <w:sz w:val="24"/>
                        </w:rPr>
                      </w:rPrChange>
                    </w:rPr>
                  </w:pPr>
                  <w:r w:rsidRPr="00B36E91">
                    <w:rPr>
                      <w:szCs w:val="21"/>
                      <w:rPrChange w:id="120" w:author="帅比 唐" w:date="2025-05-24T15:31:00Z" w16du:dateUtc="2025-05-24T07:31:00Z">
                        <w:rPr>
                          <w:sz w:val="24"/>
                        </w:rPr>
                      </w:rPrChange>
                    </w:rPr>
                    <w:t xml:space="preserve">1. </w:t>
                  </w:r>
                  <w:r w:rsidRPr="00B36E91">
                    <w:rPr>
                      <w:rFonts w:hint="eastAsia"/>
                      <w:szCs w:val="21"/>
                      <w:rPrChange w:id="121" w:author="帅比 唐" w:date="2025-05-24T15:31:00Z" w16du:dateUtc="2025-05-24T07:31:00Z">
                        <w:rPr>
                          <w:rFonts w:hint="eastAsia"/>
                          <w:sz w:val="24"/>
                        </w:rPr>
                      </w:rPrChange>
                    </w:rPr>
                    <w:t>系统架构设计（微服务架构）</w:t>
                  </w:r>
                  <w:r w:rsidRPr="00B36E91">
                    <w:rPr>
                      <w:szCs w:val="21"/>
                      <w:rPrChange w:id="122" w:author="帅比 唐" w:date="2025-05-24T15:31:00Z" w16du:dateUtc="2025-05-24T07:31:00Z">
                        <w:rPr>
                          <w:sz w:val="24"/>
                        </w:rPr>
                      </w:rPrChange>
                    </w:rPr>
                    <w:br/>
                    <w:t xml:space="preserve">2. </w:t>
                  </w:r>
                  <w:r w:rsidRPr="00B36E91">
                    <w:rPr>
                      <w:rFonts w:hint="eastAsia"/>
                      <w:szCs w:val="21"/>
                      <w:rPrChange w:id="123" w:author="帅比 唐" w:date="2025-05-24T15:31:00Z" w16du:dateUtc="2025-05-24T07:31:00Z">
                        <w:rPr>
                          <w:rFonts w:hint="eastAsia"/>
                          <w:sz w:val="24"/>
                        </w:rPr>
                      </w:rPrChange>
                    </w:rPr>
                    <w:t>模块划分：学生端</w:t>
                  </w:r>
                  <w:r w:rsidRPr="00B36E91">
                    <w:rPr>
                      <w:szCs w:val="21"/>
                      <w:rPrChange w:id="124" w:author="帅比 唐" w:date="2025-05-24T15:31:00Z" w16du:dateUtc="2025-05-24T07:31:00Z">
                        <w:rPr>
                          <w:sz w:val="24"/>
                        </w:rPr>
                      </w:rPrChange>
                    </w:rPr>
                    <w:t>/</w:t>
                  </w:r>
                  <w:r w:rsidRPr="00B36E91">
                    <w:rPr>
                      <w:rFonts w:hint="eastAsia"/>
                      <w:szCs w:val="21"/>
                      <w:rPrChange w:id="125" w:author="帅比 唐" w:date="2025-05-24T15:31:00Z" w16du:dateUtc="2025-05-24T07:31:00Z">
                        <w:rPr>
                          <w:rFonts w:hint="eastAsia"/>
                          <w:sz w:val="24"/>
                        </w:rPr>
                      </w:rPrChange>
                    </w:rPr>
                    <w:t>教师端</w:t>
                  </w:r>
                  <w:r w:rsidRPr="00B36E91">
                    <w:rPr>
                      <w:szCs w:val="21"/>
                      <w:rPrChange w:id="126" w:author="帅比 唐" w:date="2025-05-24T15:31:00Z" w16du:dateUtc="2025-05-24T07:31:00Z">
                        <w:rPr>
                          <w:sz w:val="24"/>
                        </w:rPr>
                      </w:rPrChange>
                    </w:rPr>
                    <w:t>/</w:t>
                  </w:r>
                  <w:r w:rsidRPr="00B36E91">
                    <w:rPr>
                      <w:rFonts w:hint="eastAsia"/>
                      <w:szCs w:val="21"/>
                      <w:rPrChange w:id="127" w:author="帅比 唐" w:date="2025-05-24T15:31:00Z" w16du:dateUtc="2025-05-24T07:31:00Z">
                        <w:rPr>
                          <w:rFonts w:hint="eastAsia"/>
                          <w:sz w:val="24"/>
                        </w:rPr>
                      </w:rPrChange>
                    </w:rPr>
                    <w:t>管理后台</w:t>
                  </w:r>
                  <w:r w:rsidRPr="00B36E91">
                    <w:rPr>
                      <w:szCs w:val="21"/>
                      <w:rPrChange w:id="128" w:author="帅比 唐" w:date="2025-05-24T15:31:00Z" w16du:dateUtc="2025-05-24T07:31:00Z">
                        <w:rPr>
                          <w:sz w:val="24"/>
                        </w:rPr>
                      </w:rPrChange>
                    </w:rPr>
                    <w:br/>
                    <w:t xml:space="preserve">3. </w:t>
                  </w:r>
                  <w:r w:rsidRPr="00B36E91">
                    <w:rPr>
                      <w:rFonts w:hint="eastAsia"/>
                      <w:szCs w:val="21"/>
                      <w:rPrChange w:id="129" w:author="帅比 唐" w:date="2025-05-24T15:31:00Z" w16du:dateUtc="2025-05-24T07:31:00Z">
                        <w:rPr>
                          <w:rFonts w:hint="eastAsia"/>
                          <w:sz w:val="24"/>
                        </w:rPr>
                      </w:rPrChange>
                    </w:rPr>
                    <w:t>关键技术选型（框架</w:t>
                  </w:r>
                  <w:r w:rsidRPr="00B36E91">
                    <w:rPr>
                      <w:szCs w:val="21"/>
                      <w:rPrChange w:id="130" w:author="帅比 唐" w:date="2025-05-24T15:31:00Z" w16du:dateUtc="2025-05-24T07:31:00Z">
                        <w:rPr>
                          <w:sz w:val="24"/>
                        </w:rPr>
                      </w:rPrChange>
                    </w:rPr>
                    <w:t>/</w:t>
                  </w:r>
                  <w:r w:rsidRPr="00B36E91">
                    <w:rPr>
                      <w:rFonts w:hint="eastAsia"/>
                      <w:szCs w:val="21"/>
                      <w:rPrChange w:id="131" w:author="帅比 唐" w:date="2025-05-24T15:31:00Z" w16du:dateUtc="2025-05-24T07:31:00Z">
                        <w:rPr>
                          <w:rFonts w:hint="eastAsia"/>
                          <w:sz w:val="24"/>
                        </w:rPr>
                      </w:rPrChange>
                    </w:rPr>
                    <w:t>图谱数据库）</w:t>
                  </w:r>
                  <w:r w:rsidRPr="00B36E91">
                    <w:rPr>
                      <w:szCs w:val="21"/>
                      <w:rPrChange w:id="132" w:author="帅比 唐" w:date="2025-05-24T15:31:00Z" w16du:dateUtc="2025-05-24T07:31:00Z">
                        <w:rPr>
                          <w:sz w:val="24"/>
                        </w:rPr>
                      </w:rPrChange>
                    </w:rPr>
                    <w:br/>
                    <w:t xml:space="preserve">4. </w:t>
                  </w:r>
                  <w:r w:rsidRPr="00B36E91">
                    <w:rPr>
                      <w:rFonts w:hint="eastAsia"/>
                      <w:szCs w:val="21"/>
                      <w:rPrChange w:id="133" w:author="帅比 唐" w:date="2025-05-24T15:31:00Z" w16du:dateUtc="2025-05-24T07:31:00Z">
                        <w:rPr>
                          <w:rFonts w:hint="eastAsia"/>
                          <w:sz w:val="24"/>
                        </w:rPr>
                      </w:rPrChange>
                    </w:rPr>
                    <w:t>数据流转机制设计</w:t>
                  </w:r>
                </w:p>
              </w:tc>
              <w:tc>
                <w:tcPr>
                  <w:tcW w:w="2053" w:type="dxa"/>
                  <w:tcBorders>
                    <w:top w:val="single" w:sz="4" w:space="0" w:color="E0E0E0"/>
                    <w:left w:val="single" w:sz="4" w:space="0" w:color="E0E0E0"/>
                    <w:bottom w:val="single" w:sz="4" w:space="0" w:color="E0E0E0"/>
                    <w:right w:val="nil"/>
                  </w:tcBorders>
                  <w:shd w:val="clear" w:color="auto" w:fill="FFFFFF"/>
                  <w:tcMar>
                    <w:top w:w="180" w:type="dxa"/>
                    <w:left w:w="240" w:type="dxa"/>
                    <w:bottom w:w="180" w:type="dxa"/>
                    <w:right w:w="240" w:type="dxa"/>
                  </w:tcMar>
                  <w:vAlign w:val="center"/>
                  <w:tcPrChange w:id="134" w:author="帅比 唐" w:date="2025-05-24T15:31:00Z" w16du:dateUtc="2025-05-24T07:31:00Z">
                    <w:tcPr>
                      <w:tcW w:w="2053" w:type="dxa"/>
                      <w:tcBorders>
                        <w:top w:val="single" w:sz="4" w:space="0" w:color="E0E0E0"/>
                        <w:left w:val="single" w:sz="4" w:space="0" w:color="E0E0E0"/>
                        <w:bottom w:val="single" w:sz="4" w:space="0" w:color="E0E0E0"/>
                        <w:right w:val="nil"/>
                      </w:tcBorders>
                      <w:shd w:val="clear" w:color="auto" w:fill="FFFFFF"/>
                      <w:tcMar>
                        <w:top w:w="180" w:type="dxa"/>
                        <w:left w:w="240" w:type="dxa"/>
                        <w:bottom w:w="180" w:type="dxa"/>
                        <w:right w:w="240" w:type="dxa"/>
                      </w:tcMar>
                      <w:vAlign w:val="center"/>
                    </w:tcPr>
                  </w:tcPrChange>
                </w:tcPr>
                <w:p w14:paraId="2E733EFA" w14:textId="38DCD528" w:rsidR="000A08A7" w:rsidRPr="00B36E91" w:rsidRDefault="00000000">
                  <w:pPr>
                    <w:spacing w:beforeLines="50" w:before="156"/>
                    <w:rPr>
                      <w:szCs w:val="21"/>
                      <w:rPrChange w:id="135" w:author="帅比 唐" w:date="2025-05-24T15:31:00Z" w16du:dateUtc="2025-05-24T07:31:00Z">
                        <w:rPr>
                          <w:sz w:val="24"/>
                        </w:rPr>
                      </w:rPrChange>
                    </w:rPr>
                  </w:pPr>
                  <w:r w:rsidRPr="00B36E91">
                    <w:rPr>
                      <w:rFonts w:hint="eastAsia"/>
                      <w:szCs w:val="21"/>
                      <w:rPrChange w:id="136" w:author="帅比 唐" w:date="2025-05-24T15:31:00Z" w16du:dateUtc="2025-05-24T07:31:00Z">
                        <w:rPr>
                          <w:rFonts w:hint="eastAsia"/>
                          <w:sz w:val="24"/>
                        </w:rPr>
                      </w:rPrChange>
                    </w:rPr>
                    <w:t>《系统架构设计书》</w:t>
                  </w:r>
                  <w:r w:rsidRPr="00B36E91">
                    <w:rPr>
                      <w:szCs w:val="21"/>
                      <w:rPrChange w:id="137" w:author="帅比 唐" w:date="2025-05-24T15:31:00Z" w16du:dateUtc="2025-05-24T07:31:00Z">
                        <w:rPr>
                          <w:sz w:val="24"/>
                        </w:rPr>
                      </w:rPrChange>
                    </w:rPr>
                    <w:br/>
                  </w:r>
                  <w:r w:rsidRPr="00B36E91">
                    <w:rPr>
                      <w:rFonts w:hint="eastAsia"/>
                      <w:szCs w:val="21"/>
                      <w:rPrChange w:id="138" w:author="帅比 唐" w:date="2025-05-24T15:31:00Z" w16du:dateUtc="2025-05-24T07:31:00Z">
                        <w:rPr>
                          <w:rFonts w:hint="eastAsia"/>
                          <w:sz w:val="24"/>
                        </w:rPr>
                      </w:rPrChange>
                    </w:rPr>
                    <w:t>《技术方案选型报告》</w:t>
                  </w:r>
                  <w:r w:rsidRPr="00B36E91">
                    <w:rPr>
                      <w:szCs w:val="21"/>
                      <w:rPrChange w:id="139" w:author="帅比 唐" w:date="2025-05-24T15:31:00Z" w16du:dateUtc="2025-05-24T07:31:00Z">
                        <w:rPr>
                          <w:sz w:val="24"/>
                        </w:rPr>
                      </w:rPrChange>
                    </w:rPr>
                    <w:br/>
                  </w:r>
                  <w:r w:rsidRPr="00B36E91">
                    <w:rPr>
                      <w:rFonts w:hint="eastAsia"/>
                      <w:szCs w:val="21"/>
                      <w:rPrChange w:id="140" w:author="帅比 唐" w:date="2025-05-24T15:31:00Z" w16du:dateUtc="2025-05-24T07:31:00Z">
                        <w:rPr>
                          <w:rFonts w:hint="eastAsia"/>
                          <w:sz w:val="24"/>
                        </w:rPr>
                      </w:rPrChange>
                    </w:rPr>
                    <w:t>《系统接口规范》</w:t>
                  </w:r>
                </w:p>
              </w:tc>
            </w:tr>
            <w:tr w:rsidR="000A08A7" w14:paraId="33C4C04E" w14:textId="39149446" w:rsidTr="00B36E91">
              <w:tblPrEx>
                <w:tblW w:w="0" w:type="auto"/>
                <w:tblLayout w:type="fixed"/>
                <w:tblCellMar>
                  <w:left w:w="0" w:type="dxa"/>
                  <w:right w:w="0" w:type="dxa"/>
                </w:tblCellMar>
                <w:tblPrExChange w:id="141" w:author="帅比 唐" w:date="2025-05-24T15:31:00Z" w16du:dateUtc="2025-05-24T07:31:00Z">
                  <w:tblPrEx>
                    <w:tblW w:w="0" w:type="auto"/>
                    <w:tblLayout w:type="fixed"/>
                    <w:tblCellMar>
                      <w:left w:w="0" w:type="dxa"/>
                      <w:right w:w="0" w:type="dxa"/>
                    </w:tblCellMar>
                  </w:tblPrEx>
                </w:tblPrExChange>
              </w:tblPrEx>
              <w:trPr>
                <w:trHeight w:val="1734"/>
                <w:trPrChange w:id="142" w:author="帅比 唐" w:date="2025-05-24T15:31:00Z" w16du:dateUtc="2025-05-24T07:31:00Z">
                  <w:trPr>
                    <w:trHeight w:val="1900"/>
                  </w:trPr>
                </w:trPrChange>
              </w:trPr>
              <w:tc>
                <w:tcPr>
                  <w:tcW w:w="1125" w:type="dxa"/>
                  <w:tcBorders>
                    <w:top w:val="single" w:sz="4" w:space="0" w:color="E0E0E0"/>
                    <w:left w:val="nil"/>
                    <w:bottom w:val="single" w:sz="4" w:space="0" w:color="E0E0E0"/>
                    <w:right w:val="single" w:sz="4" w:space="0" w:color="E0E0E0"/>
                  </w:tcBorders>
                  <w:shd w:val="clear" w:color="auto" w:fill="FFFFFF"/>
                  <w:tcMar>
                    <w:top w:w="180" w:type="dxa"/>
                    <w:left w:w="240" w:type="dxa"/>
                    <w:bottom w:w="180" w:type="dxa"/>
                    <w:right w:w="240" w:type="dxa"/>
                  </w:tcMar>
                  <w:vAlign w:val="center"/>
                  <w:tcPrChange w:id="143" w:author="帅比 唐" w:date="2025-05-24T15:31:00Z" w16du:dateUtc="2025-05-24T07:31:00Z">
                    <w:tcPr>
                      <w:tcW w:w="1125" w:type="dxa"/>
                      <w:tcBorders>
                        <w:top w:val="single" w:sz="4" w:space="0" w:color="E0E0E0"/>
                        <w:left w:val="nil"/>
                        <w:bottom w:val="single" w:sz="4" w:space="0" w:color="E0E0E0"/>
                        <w:right w:val="single" w:sz="4" w:space="0" w:color="E0E0E0"/>
                      </w:tcBorders>
                      <w:shd w:val="clear" w:color="auto" w:fill="FFFFFF"/>
                      <w:tcMar>
                        <w:top w:w="180" w:type="dxa"/>
                        <w:left w:w="240" w:type="dxa"/>
                        <w:bottom w:w="180" w:type="dxa"/>
                        <w:right w:w="240" w:type="dxa"/>
                      </w:tcMar>
                      <w:vAlign w:val="center"/>
                    </w:tcPr>
                  </w:tcPrChange>
                </w:tcPr>
                <w:p w14:paraId="41897A58" w14:textId="4F3C62BD" w:rsidR="000A08A7" w:rsidRPr="00B36E91" w:rsidRDefault="00000000">
                  <w:pPr>
                    <w:spacing w:beforeLines="50" w:before="156"/>
                    <w:rPr>
                      <w:szCs w:val="21"/>
                      <w:rPrChange w:id="144" w:author="帅比 唐" w:date="2025-05-24T15:31:00Z" w16du:dateUtc="2025-05-24T07:31:00Z">
                        <w:rPr>
                          <w:sz w:val="24"/>
                        </w:rPr>
                      </w:rPrChange>
                    </w:rPr>
                  </w:pPr>
                  <w:r w:rsidRPr="00B36E91">
                    <w:rPr>
                      <w:szCs w:val="21"/>
                      <w:rPrChange w:id="145" w:author="帅比 唐" w:date="2025-05-24T15:31:00Z" w16du:dateUtc="2025-05-24T07:31:00Z">
                        <w:rPr>
                          <w:sz w:val="24"/>
                        </w:rPr>
                      </w:rPrChange>
                    </w:rPr>
                    <w:t>​​</w:t>
                  </w:r>
                  <w:r w:rsidRPr="00B36E91">
                    <w:rPr>
                      <w:rFonts w:hint="eastAsia"/>
                      <w:szCs w:val="21"/>
                      <w:rPrChange w:id="146" w:author="帅比 唐" w:date="2025-05-24T15:31:00Z" w16du:dateUtc="2025-05-24T07:31:00Z">
                        <w:rPr>
                          <w:rFonts w:hint="eastAsia"/>
                          <w:sz w:val="24"/>
                        </w:rPr>
                      </w:rPrChange>
                    </w:rPr>
                    <w:t>详细设计</w:t>
                  </w:r>
                  <w:r w:rsidRPr="00B36E91">
                    <w:rPr>
                      <w:szCs w:val="21"/>
                      <w:rPrChange w:id="147" w:author="帅比 唐" w:date="2025-05-24T15:31:00Z" w16du:dateUtc="2025-05-24T07:31:00Z">
                        <w:rPr>
                          <w:sz w:val="24"/>
                        </w:rPr>
                      </w:rPrChange>
                    </w:rPr>
                    <w:t>​​</w:t>
                  </w:r>
                </w:p>
              </w:tc>
              <w:tc>
                <w:tcPr>
                  <w:tcW w:w="1709"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Change w:id="148" w:author="帅比 唐" w:date="2025-05-24T15:31:00Z" w16du:dateUtc="2025-05-24T07:31:00Z">
                    <w:tcPr>
                      <w:tcW w:w="1709"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
                  </w:tcPrChange>
                </w:tcPr>
                <w:p w14:paraId="5227683F" w14:textId="7F57230C" w:rsidR="000A08A7" w:rsidRPr="00B36E91" w:rsidRDefault="00000000">
                  <w:pPr>
                    <w:spacing w:beforeLines="50" w:before="156"/>
                    <w:rPr>
                      <w:szCs w:val="21"/>
                      <w:rPrChange w:id="149" w:author="帅比 唐" w:date="2025-05-24T15:31:00Z" w16du:dateUtc="2025-05-24T07:31:00Z">
                        <w:rPr>
                          <w:sz w:val="24"/>
                        </w:rPr>
                      </w:rPrChange>
                    </w:rPr>
                  </w:pPr>
                  <w:r w:rsidRPr="00B36E91">
                    <w:rPr>
                      <w:szCs w:val="21"/>
                      <w:rPrChange w:id="150" w:author="帅比 唐" w:date="2025-05-24T15:31:00Z" w16du:dateUtc="2025-05-24T07:31:00Z">
                        <w:rPr>
                          <w:sz w:val="24"/>
                        </w:rPr>
                      </w:rPrChange>
                    </w:rPr>
                    <w:t>2025.10-11</w:t>
                  </w:r>
                </w:p>
              </w:tc>
              <w:tc>
                <w:tcPr>
                  <w:tcW w:w="3753"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Change w:id="151" w:author="帅比 唐" w:date="2025-05-24T15:31:00Z" w16du:dateUtc="2025-05-24T07:31:00Z">
                    <w:tcPr>
                      <w:tcW w:w="3753"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
                  </w:tcPrChange>
                </w:tcPr>
                <w:p w14:paraId="4CD71067" w14:textId="22D8A67B" w:rsidR="000A08A7" w:rsidRPr="00B36E91" w:rsidRDefault="00000000">
                  <w:pPr>
                    <w:spacing w:beforeLines="50" w:before="156"/>
                    <w:rPr>
                      <w:szCs w:val="21"/>
                      <w:rPrChange w:id="152" w:author="帅比 唐" w:date="2025-05-24T15:31:00Z" w16du:dateUtc="2025-05-24T07:31:00Z">
                        <w:rPr>
                          <w:sz w:val="24"/>
                        </w:rPr>
                      </w:rPrChange>
                    </w:rPr>
                  </w:pPr>
                  <w:r w:rsidRPr="00B36E91">
                    <w:rPr>
                      <w:szCs w:val="21"/>
                      <w:rPrChange w:id="153" w:author="帅比 唐" w:date="2025-05-24T15:31:00Z" w16du:dateUtc="2025-05-24T07:31:00Z">
                        <w:rPr>
                          <w:sz w:val="24"/>
                        </w:rPr>
                      </w:rPrChange>
                    </w:rPr>
                    <w:t xml:space="preserve">1. </w:t>
                  </w:r>
                  <w:r w:rsidRPr="00B36E91">
                    <w:rPr>
                      <w:rFonts w:hint="eastAsia"/>
                      <w:szCs w:val="21"/>
                      <w:rPrChange w:id="154" w:author="帅比 唐" w:date="2025-05-24T15:31:00Z" w16du:dateUtc="2025-05-24T07:31:00Z">
                        <w:rPr>
                          <w:rFonts w:hint="eastAsia"/>
                          <w:sz w:val="24"/>
                        </w:rPr>
                      </w:rPrChange>
                    </w:rPr>
                    <w:t>知识图谱构建流程设计计</w:t>
                  </w:r>
                  <w:r w:rsidRPr="00B36E91">
                    <w:rPr>
                      <w:szCs w:val="21"/>
                      <w:rPrChange w:id="155" w:author="帅比 唐" w:date="2025-05-24T15:31:00Z" w16du:dateUtc="2025-05-24T07:31:00Z">
                        <w:rPr>
                          <w:sz w:val="24"/>
                        </w:rPr>
                      </w:rPrChange>
                    </w:rPr>
                    <w:br/>
                    <w:t>2.</w:t>
                  </w:r>
                  <w:r w:rsidRPr="00B36E91">
                    <w:rPr>
                      <w:rFonts w:hint="eastAsia"/>
                      <w:szCs w:val="21"/>
                      <w:rPrChange w:id="156" w:author="帅比 唐" w:date="2025-05-24T15:31:00Z" w16du:dateUtc="2025-05-24T07:31:00Z">
                        <w:rPr>
                          <w:rFonts w:hint="eastAsia"/>
                          <w:sz w:val="24"/>
                        </w:rPr>
                      </w:rPrChange>
                    </w:rPr>
                    <w:t>个性化推荐引擎设计</w:t>
                  </w:r>
                  <w:r w:rsidRPr="00B36E91">
                    <w:rPr>
                      <w:szCs w:val="21"/>
                      <w:rPrChange w:id="157" w:author="帅比 唐" w:date="2025-05-24T15:31:00Z" w16du:dateUtc="2025-05-24T07:31:00Z">
                        <w:rPr>
                          <w:sz w:val="24"/>
                        </w:rPr>
                      </w:rPrChange>
                    </w:rPr>
                    <w:br/>
                    <w:t>3.</w:t>
                  </w:r>
                  <w:r w:rsidRPr="00B36E91">
                    <w:rPr>
                      <w:rFonts w:hint="eastAsia"/>
                      <w:szCs w:val="21"/>
                      <w:rPrChange w:id="158" w:author="帅比 唐" w:date="2025-05-24T15:31:00Z" w16du:dateUtc="2025-05-24T07:31:00Z">
                        <w:rPr>
                          <w:rFonts w:hint="eastAsia"/>
                          <w:sz w:val="24"/>
                        </w:rPr>
                      </w:rPrChange>
                    </w:rPr>
                    <w:t>数据库</w:t>
                  </w:r>
                  <w:r w:rsidRPr="00B36E91">
                    <w:rPr>
                      <w:szCs w:val="21"/>
                      <w:rPrChange w:id="159" w:author="帅比 唐" w:date="2025-05-24T15:31:00Z" w16du:dateUtc="2025-05-24T07:31:00Z">
                        <w:rPr>
                          <w:sz w:val="24"/>
                        </w:rPr>
                      </w:rPrChange>
                    </w:rPr>
                    <w:t>ER</w:t>
                  </w:r>
                  <w:r w:rsidRPr="00B36E91">
                    <w:rPr>
                      <w:rFonts w:hint="eastAsia"/>
                      <w:szCs w:val="21"/>
                      <w:rPrChange w:id="160" w:author="帅比 唐" w:date="2025-05-24T15:31:00Z" w16du:dateUtc="2025-05-24T07:31:00Z">
                        <w:rPr>
                          <w:rFonts w:hint="eastAsia"/>
                          <w:sz w:val="24"/>
                        </w:rPr>
                      </w:rPrChange>
                    </w:rPr>
                    <w:t>图设计</w:t>
                  </w:r>
                </w:p>
              </w:tc>
              <w:tc>
                <w:tcPr>
                  <w:tcW w:w="2053" w:type="dxa"/>
                  <w:tcBorders>
                    <w:top w:val="single" w:sz="4" w:space="0" w:color="E0E0E0"/>
                    <w:left w:val="single" w:sz="4" w:space="0" w:color="E0E0E0"/>
                    <w:bottom w:val="single" w:sz="4" w:space="0" w:color="E0E0E0"/>
                    <w:right w:val="nil"/>
                  </w:tcBorders>
                  <w:shd w:val="clear" w:color="auto" w:fill="FFFFFF"/>
                  <w:tcMar>
                    <w:top w:w="180" w:type="dxa"/>
                    <w:left w:w="240" w:type="dxa"/>
                    <w:bottom w:w="180" w:type="dxa"/>
                    <w:right w:w="240" w:type="dxa"/>
                  </w:tcMar>
                  <w:vAlign w:val="center"/>
                  <w:tcPrChange w:id="161" w:author="帅比 唐" w:date="2025-05-24T15:31:00Z" w16du:dateUtc="2025-05-24T07:31:00Z">
                    <w:tcPr>
                      <w:tcW w:w="2053" w:type="dxa"/>
                      <w:tcBorders>
                        <w:top w:val="single" w:sz="4" w:space="0" w:color="E0E0E0"/>
                        <w:left w:val="single" w:sz="4" w:space="0" w:color="E0E0E0"/>
                        <w:bottom w:val="single" w:sz="4" w:space="0" w:color="E0E0E0"/>
                        <w:right w:val="nil"/>
                      </w:tcBorders>
                      <w:shd w:val="clear" w:color="auto" w:fill="FFFFFF"/>
                      <w:tcMar>
                        <w:top w:w="180" w:type="dxa"/>
                        <w:left w:w="240" w:type="dxa"/>
                        <w:bottom w:w="180" w:type="dxa"/>
                        <w:right w:w="240" w:type="dxa"/>
                      </w:tcMar>
                      <w:vAlign w:val="center"/>
                    </w:tcPr>
                  </w:tcPrChange>
                </w:tcPr>
                <w:p w14:paraId="719D1F40" w14:textId="3C4B8AB2" w:rsidR="000A08A7" w:rsidRPr="00B36E91" w:rsidRDefault="00000000">
                  <w:pPr>
                    <w:spacing w:beforeLines="50" w:before="156"/>
                    <w:rPr>
                      <w:szCs w:val="21"/>
                      <w:rPrChange w:id="162" w:author="帅比 唐" w:date="2025-05-24T15:31:00Z" w16du:dateUtc="2025-05-24T07:31:00Z">
                        <w:rPr>
                          <w:sz w:val="24"/>
                        </w:rPr>
                      </w:rPrChange>
                    </w:rPr>
                  </w:pPr>
                  <w:r w:rsidRPr="00B36E91">
                    <w:rPr>
                      <w:rFonts w:hint="eastAsia"/>
                      <w:szCs w:val="21"/>
                      <w:rPrChange w:id="163" w:author="帅比 唐" w:date="2025-05-24T15:31:00Z" w16du:dateUtc="2025-05-24T07:31:00Z">
                        <w:rPr>
                          <w:rFonts w:hint="eastAsia"/>
                          <w:sz w:val="24"/>
                        </w:rPr>
                      </w:rPrChange>
                    </w:rPr>
                    <w:t>《详细设计说明书》</w:t>
                  </w:r>
                  <w:r w:rsidRPr="00B36E91">
                    <w:rPr>
                      <w:szCs w:val="21"/>
                      <w:rPrChange w:id="164" w:author="帅比 唐" w:date="2025-05-24T15:31:00Z" w16du:dateUtc="2025-05-24T07:31:00Z">
                        <w:rPr>
                          <w:sz w:val="24"/>
                        </w:rPr>
                      </w:rPrChange>
                    </w:rPr>
                    <w:br/>
                  </w:r>
                  <w:r w:rsidRPr="00B36E91">
                    <w:rPr>
                      <w:rFonts w:hint="eastAsia"/>
                      <w:szCs w:val="21"/>
                      <w:rPrChange w:id="165" w:author="帅比 唐" w:date="2025-05-24T15:31:00Z" w16du:dateUtc="2025-05-24T07:31:00Z">
                        <w:rPr>
                          <w:rFonts w:hint="eastAsia"/>
                          <w:sz w:val="24"/>
                        </w:rPr>
                      </w:rPrChange>
                    </w:rPr>
                    <w:t>《算法流程图集》</w:t>
                  </w:r>
                  <w:r w:rsidRPr="00B36E91">
                    <w:rPr>
                      <w:szCs w:val="21"/>
                      <w:rPrChange w:id="166" w:author="帅比 唐" w:date="2025-05-24T15:31:00Z" w16du:dateUtc="2025-05-24T07:31:00Z">
                        <w:rPr>
                          <w:sz w:val="24"/>
                        </w:rPr>
                      </w:rPrChange>
                    </w:rPr>
                    <w:br/>
                  </w:r>
                  <w:r w:rsidRPr="00B36E91">
                    <w:rPr>
                      <w:rFonts w:hint="eastAsia"/>
                      <w:szCs w:val="21"/>
                      <w:rPrChange w:id="167" w:author="帅比 唐" w:date="2025-05-24T15:31:00Z" w16du:dateUtc="2025-05-24T07:31:00Z">
                        <w:rPr>
                          <w:rFonts w:hint="eastAsia"/>
                          <w:sz w:val="24"/>
                        </w:rPr>
                      </w:rPrChange>
                    </w:rPr>
                    <w:t>《数据库设计文档》</w:t>
                  </w:r>
                </w:p>
              </w:tc>
            </w:tr>
            <w:tr w:rsidR="000A08A7" w14:paraId="23B7DACA" w14:textId="32E9A1FB">
              <w:trPr>
                <w:trHeight w:val="2204"/>
              </w:trPr>
              <w:tc>
                <w:tcPr>
                  <w:tcW w:w="1125" w:type="dxa"/>
                  <w:tcBorders>
                    <w:top w:val="single" w:sz="4" w:space="0" w:color="E0E0E0"/>
                    <w:left w:val="nil"/>
                    <w:bottom w:val="single" w:sz="4" w:space="0" w:color="E0E0E0"/>
                    <w:right w:val="single" w:sz="4" w:space="0" w:color="E0E0E0"/>
                  </w:tcBorders>
                  <w:shd w:val="clear" w:color="auto" w:fill="FFFFFF"/>
                  <w:tcMar>
                    <w:top w:w="180" w:type="dxa"/>
                    <w:left w:w="240" w:type="dxa"/>
                    <w:bottom w:w="180" w:type="dxa"/>
                    <w:right w:w="240" w:type="dxa"/>
                  </w:tcMar>
                  <w:vAlign w:val="center"/>
                </w:tcPr>
                <w:p w14:paraId="1E123319" w14:textId="74FAA162" w:rsidR="000A08A7" w:rsidRPr="00B36E91" w:rsidRDefault="00000000">
                  <w:pPr>
                    <w:spacing w:beforeLines="50" w:before="156"/>
                    <w:rPr>
                      <w:szCs w:val="21"/>
                      <w:rPrChange w:id="168" w:author="帅比 唐" w:date="2025-05-24T15:31:00Z" w16du:dateUtc="2025-05-24T07:31:00Z">
                        <w:rPr>
                          <w:sz w:val="24"/>
                        </w:rPr>
                      </w:rPrChange>
                    </w:rPr>
                  </w:pPr>
                  <w:r w:rsidRPr="00B36E91">
                    <w:rPr>
                      <w:szCs w:val="21"/>
                      <w:rPrChange w:id="169" w:author="帅比 唐" w:date="2025-05-24T15:31:00Z" w16du:dateUtc="2025-05-24T07:31:00Z">
                        <w:rPr>
                          <w:sz w:val="24"/>
                        </w:rPr>
                      </w:rPrChange>
                    </w:rPr>
                    <w:t>​​</w:t>
                  </w:r>
                  <w:r w:rsidRPr="00B36E91">
                    <w:rPr>
                      <w:rFonts w:hint="eastAsia"/>
                      <w:szCs w:val="21"/>
                      <w:rPrChange w:id="170" w:author="帅比 唐" w:date="2025-05-24T15:31:00Z" w16du:dateUtc="2025-05-24T07:31:00Z">
                        <w:rPr>
                          <w:rFonts w:hint="eastAsia"/>
                          <w:sz w:val="24"/>
                        </w:rPr>
                      </w:rPrChange>
                    </w:rPr>
                    <w:t>具体实现</w:t>
                  </w:r>
                  <w:r w:rsidRPr="00B36E91">
                    <w:rPr>
                      <w:szCs w:val="21"/>
                      <w:rPrChange w:id="171" w:author="帅比 唐" w:date="2025-05-24T15:31:00Z" w16du:dateUtc="2025-05-24T07:31:00Z">
                        <w:rPr>
                          <w:sz w:val="24"/>
                        </w:rPr>
                      </w:rPrChange>
                    </w:rPr>
                    <w:t>​​</w:t>
                  </w:r>
                </w:p>
              </w:tc>
              <w:tc>
                <w:tcPr>
                  <w:tcW w:w="1709"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
                <w:p w14:paraId="3B3F19DA" w14:textId="0EE2A325" w:rsidR="000A08A7" w:rsidRPr="00B36E91" w:rsidRDefault="00000000">
                  <w:pPr>
                    <w:spacing w:beforeLines="50" w:before="156"/>
                    <w:rPr>
                      <w:szCs w:val="21"/>
                      <w:rPrChange w:id="172" w:author="帅比 唐" w:date="2025-05-24T15:31:00Z" w16du:dateUtc="2025-05-24T07:31:00Z">
                        <w:rPr>
                          <w:sz w:val="24"/>
                        </w:rPr>
                      </w:rPrChange>
                    </w:rPr>
                  </w:pPr>
                  <w:r w:rsidRPr="00B36E91">
                    <w:rPr>
                      <w:szCs w:val="21"/>
                      <w:rPrChange w:id="173" w:author="帅比 唐" w:date="2025-05-24T15:31:00Z" w16du:dateUtc="2025-05-24T07:31:00Z">
                        <w:rPr>
                          <w:sz w:val="24"/>
                        </w:rPr>
                      </w:rPrChange>
                    </w:rPr>
                    <w:t>2025.12-2026.2</w:t>
                  </w:r>
                </w:p>
              </w:tc>
              <w:tc>
                <w:tcPr>
                  <w:tcW w:w="3753" w:type="dxa"/>
                  <w:tcBorders>
                    <w:top w:val="single" w:sz="4" w:space="0" w:color="E0E0E0"/>
                    <w:left w:val="single" w:sz="4" w:space="0" w:color="E0E0E0"/>
                    <w:bottom w:val="single" w:sz="4" w:space="0" w:color="E0E0E0"/>
                    <w:right w:val="single" w:sz="4" w:space="0" w:color="E0E0E0"/>
                  </w:tcBorders>
                  <w:shd w:val="clear" w:color="auto" w:fill="FFFFFF"/>
                  <w:tcMar>
                    <w:top w:w="180" w:type="dxa"/>
                    <w:left w:w="240" w:type="dxa"/>
                    <w:bottom w:w="180" w:type="dxa"/>
                    <w:right w:w="240" w:type="dxa"/>
                  </w:tcMar>
                  <w:vAlign w:val="center"/>
                </w:tcPr>
                <w:p w14:paraId="7ECF9CE1" w14:textId="4C85F635" w:rsidR="000A08A7" w:rsidRPr="00B36E91" w:rsidRDefault="00000000">
                  <w:pPr>
                    <w:spacing w:beforeLines="50" w:before="156"/>
                    <w:rPr>
                      <w:szCs w:val="21"/>
                      <w:rPrChange w:id="174" w:author="帅比 唐" w:date="2025-05-24T15:31:00Z" w16du:dateUtc="2025-05-24T07:31:00Z">
                        <w:rPr>
                          <w:sz w:val="24"/>
                        </w:rPr>
                      </w:rPrChange>
                    </w:rPr>
                  </w:pPr>
                  <w:r w:rsidRPr="00B36E91">
                    <w:rPr>
                      <w:szCs w:val="21"/>
                      <w:rPrChange w:id="175" w:author="帅比 唐" w:date="2025-05-24T15:31:00Z" w16du:dateUtc="2025-05-24T07:31:00Z">
                        <w:rPr>
                          <w:sz w:val="24"/>
                        </w:rPr>
                      </w:rPrChange>
                    </w:rPr>
                    <w:t xml:space="preserve">1. </w:t>
                  </w:r>
                  <w:r w:rsidRPr="00B36E91">
                    <w:rPr>
                      <w:rFonts w:hint="eastAsia"/>
                      <w:szCs w:val="21"/>
                      <w:rPrChange w:id="176" w:author="帅比 唐" w:date="2025-05-24T15:31:00Z" w16du:dateUtc="2025-05-24T07:31:00Z">
                        <w:rPr>
                          <w:rFonts w:hint="eastAsia"/>
                          <w:sz w:val="24"/>
                        </w:rPr>
                      </w:rPrChange>
                    </w:rPr>
                    <w:t>开发核心模块：</w:t>
                  </w:r>
                  <w:r w:rsidRPr="00B36E91">
                    <w:rPr>
                      <w:szCs w:val="21"/>
                      <w:rPrChange w:id="177" w:author="帅比 唐" w:date="2025-05-24T15:31:00Z" w16du:dateUtc="2025-05-24T07:31:00Z">
                        <w:rPr>
                          <w:sz w:val="24"/>
                        </w:rPr>
                      </w:rPrChange>
                    </w:rPr>
                    <w:br/>
                    <w:t xml:space="preserve">- </w:t>
                  </w:r>
                  <w:r w:rsidRPr="00B36E91">
                    <w:rPr>
                      <w:rFonts w:hint="eastAsia"/>
                      <w:szCs w:val="21"/>
                      <w:rPrChange w:id="178" w:author="帅比 唐" w:date="2025-05-24T15:31:00Z" w16du:dateUtc="2025-05-24T07:31:00Z">
                        <w:rPr>
                          <w:rFonts w:hint="eastAsia"/>
                          <w:sz w:val="24"/>
                        </w:rPr>
                      </w:rPrChange>
                    </w:rPr>
                    <w:t>知识点抽取模块</w:t>
                  </w:r>
                  <w:r w:rsidRPr="00B36E91">
                    <w:rPr>
                      <w:szCs w:val="21"/>
                      <w:rPrChange w:id="179" w:author="帅比 唐" w:date="2025-05-24T15:31:00Z" w16du:dateUtc="2025-05-24T07:31:00Z">
                        <w:rPr>
                          <w:sz w:val="24"/>
                        </w:rPr>
                      </w:rPrChange>
                    </w:rPr>
                    <w:br/>
                    <w:t xml:space="preserve">- </w:t>
                  </w:r>
                  <w:r w:rsidRPr="00B36E91">
                    <w:rPr>
                      <w:rFonts w:hint="eastAsia"/>
                      <w:szCs w:val="21"/>
                      <w:rPrChange w:id="180" w:author="帅比 唐" w:date="2025-05-24T15:31:00Z" w16du:dateUtc="2025-05-24T07:31:00Z">
                        <w:rPr>
                          <w:rFonts w:hint="eastAsia"/>
                          <w:sz w:val="24"/>
                        </w:rPr>
                      </w:rPrChange>
                    </w:rPr>
                    <w:t>学习路径生成器</w:t>
                  </w:r>
                  <w:r w:rsidRPr="00B36E91">
                    <w:rPr>
                      <w:szCs w:val="21"/>
                      <w:rPrChange w:id="181" w:author="帅比 唐" w:date="2025-05-24T15:31:00Z" w16du:dateUtc="2025-05-24T07:31:00Z">
                        <w:rPr>
                          <w:sz w:val="24"/>
                        </w:rPr>
                      </w:rPrChange>
                    </w:rPr>
                    <w:br/>
                    <w:t xml:space="preserve">2. </w:t>
                  </w:r>
                  <w:r w:rsidRPr="00B36E91">
                    <w:rPr>
                      <w:rFonts w:hint="eastAsia"/>
                      <w:szCs w:val="21"/>
                      <w:rPrChange w:id="182" w:author="帅比 唐" w:date="2025-05-24T15:31:00Z" w16du:dateUtc="2025-05-24T07:31:00Z">
                        <w:rPr>
                          <w:rFonts w:hint="eastAsia"/>
                          <w:sz w:val="24"/>
                        </w:rPr>
                      </w:rPrChange>
                    </w:rPr>
                    <w:t>构建教学知识图谱（覆盖</w:t>
                  </w:r>
                  <w:r w:rsidRPr="00B36E91">
                    <w:rPr>
                      <w:szCs w:val="21"/>
                      <w:rPrChange w:id="183" w:author="帅比 唐" w:date="2025-05-24T15:31:00Z" w16du:dateUtc="2025-05-24T07:31:00Z">
                        <w:rPr>
                          <w:sz w:val="24"/>
                        </w:rPr>
                      </w:rPrChange>
                    </w:rPr>
                    <w:t>3</w:t>
                  </w:r>
                  <w:r w:rsidRPr="00B36E91">
                    <w:rPr>
                      <w:rFonts w:hint="eastAsia"/>
                      <w:szCs w:val="21"/>
                      <w:rPrChange w:id="184" w:author="帅比 唐" w:date="2025-05-24T15:31:00Z" w16du:dateUtc="2025-05-24T07:31:00Z">
                        <w:rPr>
                          <w:rFonts w:hint="eastAsia"/>
                          <w:sz w:val="24"/>
                        </w:rPr>
                      </w:rPrChange>
                    </w:rPr>
                    <w:t>门专业课）</w:t>
                  </w:r>
                  <w:r w:rsidRPr="00B36E91">
                    <w:rPr>
                      <w:szCs w:val="21"/>
                      <w:rPrChange w:id="185" w:author="帅比 唐" w:date="2025-05-24T15:31:00Z" w16du:dateUtc="2025-05-24T07:31:00Z">
                        <w:rPr>
                          <w:sz w:val="24"/>
                        </w:rPr>
                      </w:rPrChange>
                    </w:rPr>
                    <w:br/>
                    <w:t xml:space="preserve">3. </w:t>
                  </w:r>
                  <w:r w:rsidRPr="00B36E91">
                    <w:rPr>
                      <w:rFonts w:hint="eastAsia"/>
                      <w:szCs w:val="21"/>
                      <w:rPrChange w:id="186" w:author="帅比 唐" w:date="2025-05-24T15:31:00Z" w16du:dateUtc="2025-05-24T07:31:00Z">
                        <w:rPr>
                          <w:rFonts w:hint="eastAsia"/>
                          <w:sz w:val="24"/>
                        </w:rPr>
                      </w:rPrChange>
                    </w:rPr>
                    <w:t>实现前后端交互接口</w:t>
                  </w:r>
                  <w:r w:rsidRPr="00B36E91">
                    <w:rPr>
                      <w:szCs w:val="21"/>
                      <w:rPrChange w:id="187" w:author="帅比 唐" w:date="2025-05-24T15:31:00Z" w16du:dateUtc="2025-05-24T07:31:00Z">
                        <w:rPr>
                          <w:sz w:val="24"/>
                        </w:rPr>
                      </w:rPrChange>
                    </w:rPr>
                    <w:br/>
                    <w:t xml:space="preserve">4. </w:t>
                  </w:r>
                  <w:r w:rsidRPr="00B36E91">
                    <w:rPr>
                      <w:rFonts w:hint="eastAsia"/>
                      <w:szCs w:val="21"/>
                      <w:rPrChange w:id="188" w:author="帅比 唐" w:date="2025-05-24T15:31:00Z" w16du:dateUtc="2025-05-24T07:31:00Z">
                        <w:rPr>
                          <w:rFonts w:hint="eastAsia"/>
                          <w:sz w:val="24"/>
                        </w:rPr>
                      </w:rPrChange>
                    </w:rPr>
                    <w:t>完成单元测试</w:t>
                  </w:r>
                </w:p>
              </w:tc>
              <w:tc>
                <w:tcPr>
                  <w:tcW w:w="2053" w:type="dxa"/>
                  <w:tcBorders>
                    <w:top w:val="single" w:sz="4" w:space="0" w:color="E0E0E0"/>
                    <w:left w:val="single" w:sz="4" w:space="0" w:color="E0E0E0"/>
                    <w:bottom w:val="single" w:sz="4" w:space="0" w:color="E0E0E0"/>
                    <w:right w:val="nil"/>
                  </w:tcBorders>
                  <w:shd w:val="clear" w:color="auto" w:fill="FFFFFF"/>
                  <w:tcMar>
                    <w:top w:w="180" w:type="dxa"/>
                    <w:left w:w="240" w:type="dxa"/>
                    <w:bottom w:w="180" w:type="dxa"/>
                    <w:right w:w="240" w:type="dxa"/>
                  </w:tcMar>
                  <w:vAlign w:val="center"/>
                </w:tcPr>
                <w:p w14:paraId="7DC25806" w14:textId="2F8C42C1" w:rsidR="000A08A7" w:rsidRPr="00B36E91" w:rsidRDefault="00000000">
                  <w:pPr>
                    <w:spacing w:beforeLines="50" w:before="156"/>
                    <w:rPr>
                      <w:szCs w:val="21"/>
                      <w:rPrChange w:id="189" w:author="帅比 唐" w:date="2025-05-24T15:31:00Z" w16du:dateUtc="2025-05-24T07:31:00Z">
                        <w:rPr>
                          <w:sz w:val="24"/>
                        </w:rPr>
                      </w:rPrChange>
                    </w:rPr>
                  </w:pPr>
                  <w:r w:rsidRPr="00B36E91">
                    <w:rPr>
                      <w:rFonts w:hint="eastAsia"/>
                      <w:szCs w:val="21"/>
                      <w:rPrChange w:id="190" w:author="帅比 唐" w:date="2025-05-24T15:31:00Z" w16du:dateUtc="2025-05-24T07:31:00Z">
                        <w:rPr>
                          <w:rFonts w:hint="eastAsia"/>
                          <w:sz w:val="24"/>
                        </w:rPr>
                      </w:rPrChange>
                    </w:rPr>
                    <w:t>可运行系统原型</w:t>
                  </w:r>
                  <w:r w:rsidRPr="00B36E91">
                    <w:rPr>
                      <w:szCs w:val="21"/>
                      <w:rPrChange w:id="191" w:author="帅比 唐" w:date="2025-05-24T15:31:00Z" w16du:dateUtc="2025-05-24T07:31:00Z">
                        <w:rPr>
                          <w:sz w:val="24"/>
                        </w:rPr>
                      </w:rPrChange>
                    </w:rPr>
                    <w:br/>
                  </w:r>
                  <w:r w:rsidRPr="00B36E91">
                    <w:rPr>
                      <w:rFonts w:hint="eastAsia"/>
                      <w:szCs w:val="21"/>
                      <w:rPrChange w:id="192" w:author="帅比 唐" w:date="2025-05-24T15:31:00Z" w16du:dateUtc="2025-05-24T07:31:00Z">
                        <w:rPr>
                          <w:rFonts w:hint="eastAsia"/>
                          <w:sz w:val="24"/>
                        </w:rPr>
                      </w:rPrChange>
                    </w:rPr>
                    <w:t>《单元测试报告》</w:t>
                  </w:r>
                  <w:r w:rsidRPr="00B36E91">
                    <w:rPr>
                      <w:szCs w:val="21"/>
                      <w:rPrChange w:id="193" w:author="帅比 唐" w:date="2025-05-24T15:31:00Z" w16du:dateUtc="2025-05-24T07:31:00Z">
                        <w:rPr>
                          <w:sz w:val="24"/>
                        </w:rPr>
                      </w:rPrChange>
                    </w:rPr>
                    <w:br/>
                  </w:r>
                  <w:r w:rsidRPr="00B36E91">
                    <w:rPr>
                      <w:rFonts w:hint="eastAsia"/>
                      <w:szCs w:val="21"/>
                      <w:rPrChange w:id="194" w:author="帅比 唐" w:date="2025-05-24T15:31:00Z" w16du:dateUtc="2025-05-24T07:31:00Z">
                        <w:rPr>
                          <w:rFonts w:hint="eastAsia"/>
                          <w:sz w:val="24"/>
                        </w:rPr>
                      </w:rPrChange>
                    </w:rPr>
                    <w:t>《代码审查记录》</w:t>
                  </w:r>
                </w:p>
              </w:tc>
            </w:tr>
            <w:tr w:rsidR="000A08A7" w14:paraId="71F51997" w14:textId="374659ED">
              <w:tc>
                <w:tcPr>
                  <w:tcW w:w="1125" w:type="dxa"/>
                  <w:tcBorders>
                    <w:top w:val="single" w:sz="4" w:space="0" w:color="E0E0E0"/>
                    <w:left w:val="nil"/>
                    <w:bottom w:val="nil"/>
                    <w:right w:val="single" w:sz="4" w:space="0" w:color="E0E0E0"/>
                  </w:tcBorders>
                  <w:shd w:val="clear" w:color="auto" w:fill="FFFFFF"/>
                  <w:tcMar>
                    <w:top w:w="180" w:type="dxa"/>
                    <w:left w:w="240" w:type="dxa"/>
                    <w:bottom w:w="180" w:type="dxa"/>
                    <w:right w:w="240" w:type="dxa"/>
                  </w:tcMar>
                  <w:vAlign w:val="center"/>
                </w:tcPr>
                <w:p w14:paraId="5F512D8E" w14:textId="3A94AD4E" w:rsidR="000A08A7" w:rsidRPr="00B36E91" w:rsidRDefault="00000000">
                  <w:pPr>
                    <w:spacing w:beforeLines="50" w:before="156"/>
                    <w:rPr>
                      <w:szCs w:val="21"/>
                      <w:rPrChange w:id="195" w:author="帅比 唐" w:date="2025-05-24T15:31:00Z" w16du:dateUtc="2025-05-24T07:31:00Z">
                        <w:rPr>
                          <w:sz w:val="24"/>
                        </w:rPr>
                      </w:rPrChange>
                    </w:rPr>
                  </w:pPr>
                  <w:r w:rsidRPr="00B36E91">
                    <w:rPr>
                      <w:szCs w:val="21"/>
                      <w:rPrChange w:id="196" w:author="帅比 唐" w:date="2025-05-24T15:31:00Z" w16du:dateUtc="2025-05-24T07:31:00Z">
                        <w:rPr>
                          <w:sz w:val="24"/>
                        </w:rPr>
                      </w:rPrChange>
                    </w:rPr>
                    <w:t>​​</w:t>
                  </w:r>
                  <w:r w:rsidRPr="00B36E91">
                    <w:rPr>
                      <w:rFonts w:hint="eastAsia"/>
                      <w:szCs w:val="21"/>
                      <w:rPrChange w:id="197" w:author="帅比 唐" w:date="2025-05-24T15:31:00Z" w16du:dateUtc="2025-05-24T07:31:00Z">
                        <w:rPr>
                          <w:rFonts w:hint="eastAsia"/>
                          <w:sz w:val="24"/>
                        </w:rPr>
                      </w:rPrChange>
                    </w:rPr>
                    <w:t>测试部署</w:t>
                  </w:r>
                  <w:r w:rsidRPr="00B36E91">
                    <w:rPr>
                      <w:szCs w:val="21"/>
                      <w:rPrChange w:id="198" w:author="帅比 唐" w:date="2025-05-24T15:31:00Z" w16du:dateUtc="2025-05-24T07:31:00Z">
                        <w:rPr>
                          <w:sz w:val="24"/>
                        </w:rPr>
                      </w:rPrChange>
                    </w:rPr>
                    <w:t>​​</w:t>
                  </w:r>
                </w:p>
              </w:tc>
              <w:tc>
                <w:tcPr>
                  <w:tcW w:w="1709" w:type="dxa"/>
                  <w:tcBorders>
                    <w:top w:val="single" w:sz="4" w:space="0" w:color="E0E0E0"/>
                    <w:left w:val="single" w:sz="4" w:space="0" w:color="E0E0E0"/>
                    <w:bottom w:val="nil"/>
                    <w:right w:val="single" w:sz="4" w:space="0" w:color="E0E0E0"/>
                  </w:tcBorders>
                  <w:shd w:val="clear" w:color="auto" w:fill="FFFFFF"/>
                  <w:tcMar>
                    <w:top w:w="180" w:type="dxa"/>
                    <w:left w:w="240" w:type="dxa"/>
                    <w:bottom w:w="180" w:type="dxa"/>
                    <w:right w:w="240" w:type="dxa"/>
                  </w:tcMar>
                  <w:vAlign w:val="center"/>
                </w:tcPr>
                <w:p w14:paraId="484D86F0" w14:textId="69F7A929" w:rsidR="000A08A7" w:rsidRPr="00B36E91" w:rsidRDefault="00000000">
                  <w:pPr>
                    <w:spacing w:beforeLines="50" w:before="156"/>
                    <w:rPr>
                      <w:szCs w:val="21"/>
                      <w:rPrChange w:id="199" w:author="帅比 唐" w:date="2025-05-24T15:31:00Z" w16du:dateUtc="2025-05-24T07:31:00Z">
                        <w:rPr>
                          <w:sz w:val="24"/>
                        </w:rPr>
                      </w:rPrChange>
                    </w:rPr>
                  </w:pPr>
                  <w:r w:rsidRPr="00B36E91">
                    <w:rPr>
                      <w:szCs w:val="21"/>
                      <w:rPrChange w:id="200" w:author="帅比 唐" w:date="2025-05-24T15:31:00Z" w16du:dateUtc="2025-05-24T07:31:00Z">
                        <w:rPr>
                          <w:sz w:val="24"/>
                        </w:rPr>
                      </w:rPrChange>
                    </w:rPr>
                    <w:t>2026.3-6</w:t>
                  </w:r>
                </w:p>
              </w:tc>
              <w:tc>
                <w:tcPr>
                  <w:tcW w:w="3753" w:type="dxa"/>
                  <w:tcBorders>
                    <w:top w:val="single" w:sz="4" w:space="0" w:color="E0E0E0"/>
                    <w:left w:val="single" w:sz="4" w:space="0" w:color="E0E0E0"/>
                    <w:bottom w:val="nil"/>
                    <w:right w:val="single" w:sz="4" w:space="0" w:color="E0E0E0"/>
                  </w:tcBorders>
                  <w:shd w:val="clear" w:color="auto" w:fill="FFFFFF"/>
                  <w:tcMar>
                    <w:top w:w="180" w:type="dxa"/>
                    <w:left w:w="240" w:type="dxa"/>
                    <w:bottom w:w="180" w:type="dxa"/>
                    <w:right w:w="240" w:type="dxa"/>
                  </w:tcMar>
                  <w:vAlign w:val="center"/>
                </w:tcPr>
                <w:p w14:paraId="613E83AC" w14:textId="23436D0C" w:rsidR="000A08A7" w:rsidRPr="00B36E91" w:rsidRDefault="00000000">
                  <w:pPr>
                    <w:spacing w:beforeLines="50" w:before="156"/>
                    <w:rPr>
                      <w:szCs w:val="21"/>
                      <w:rPrChange w:id="201" w:author="帅比 唐" w:date="2025-05-24T15:31:00Z" w16du:dateUtc="2025-05-24T07:31:00Z">
                        <w:rPr>
                          <w:sz w:val="24"/>
                        </w:rPr>
                      </w:rPrChange>
                    </w:rPr>
                  </w:pPr>
                  <w:r w:rsidRPr="00B36E91">
                    <w:rPr>
                      <w:szCs w:val="21"/>
                      <w:rPrChange w:id="202" w:author="帅比 唐" w:date="2025-05-24T15:31:00Z" w16du:dateUtc="2025-05-24T07:31:00Z">
                        <w:rPr>
                          <w:sz w:val="24"/>
                        </w:rPr>
                      </w:rPrChange>
                    </w:rPr>
                    <w:t xml:space="preserve">1. </w:t>
                  </w:r>
                  <w:r w:rsidRPr="00B36E91">
                    <w:rPr>
                      <w:rFonts w:hint="eastAsia"/>
                      <w:szCs w:val="21"/>
                      <w:rPrChange w:id="203" w:author="帅比 唐" w:date="2025-05-24T15:31:00Z" w16du:dateUtc="2025-05-24T07:31:00Z">
                        <w:rPr>
                          <w:rFonts w:hint="eastAsia"/>
                          <w:sz w:val="24"/>
                        </w:rPr>
                      </w:rPrChange>
                    </w:rPr>
                    <w:t>计算机学院试点运行（软件工程等课程）</w:t>
                  </w:r>
                  <w:r w:rsidRPr="00B36E91">
                    <w:rPr>
                      <w:szCs w:val="21"/>
                      <w:rPrChange w:id="204" w:author="帅比 唐" w:date="2025-05-24T15:31:00Z" w16du:dateUtc="2025-05-24T07:31:00Z">
                        <w:rPr>
                          <w:sz w:val="24"/>
                        </w:rPr>
                      </w:rPrChange>
                    </w:rPr>
                    <w:br/>
                    <w:t xml:space="preserve">2. </w:t>
                  </w:r>
                  <w:r w:rsidRPr="00B36E91">
                    <w:rPr>
                      <w:rFonts w:hint="eastAsia"/>
                      <w:szCs w:val="21"/>
                      <w:rPrChange w:id="205" w:author="帅比 唐" w:date="2025-05-24T15:31:00Z" w16du:dateUtc="2025-05-24T07:31:00Z">
                        <w:rPr>
                          <w:rFonts w:hint="eastAsia"/>
                          <w:sz w:val="24"/>
                        </w:rPr>
                      </w:rPrChange>
                    </w:rPr>
                    <w:t>多维度测试：</w:t>
                  </w:r>
                  <w:r w:rsidRPr="00B36E91">
                    <w:rPr>
                      <w:szCs w:val="21"/>
                      <w:rPrChange w:id="206" w:author="帅比 唐" w:date="2025-05-24T15:31:00Z" w16du:dateUtc="2025-05-24T07:31:00Z">
                        <w:rPr>
                          <w:sz w:val="24"/>
                        </w:rPr>
                      </w:rPrChange>
                    </w:rPr>
                    <w:br/>
                    <w:t xml:space="preserve">- </w:t>
                  </w:r>
                  <w:r w:rsidRPr="00B36E91">
                    <w:rPr>
                      <w:rFonts w:hint="eastAsia"/>
                      <w:szCs w:val="21"/>
                      <w:rPrChange w:id="207" w:author="帅比 唐" w:date="2025-05-24T15:31:00Z" w16du:dateUtc="2025-05-24T07:31:00Z">
                        <w:rPr>
                          <w:rFonts w:hint="eastAsia"/>
                          <w:sz w:val="24"/>
                        </w:rPr>
                      </w:rPrChange>
                    </w:rPr>
                    <w:t>准确性测试（知识点推荐）</w:t>
                  </w:r>
                  <w:r w:rsidRPr="00B36E91">
                    <w:rPr>
                      <w:szCs w:val="21"/>
                      <w:rPrChange w:id="208" w:author="帅比 唐" w:date="2025-05-24T15:31:00Z" w16du:dateUtc="2025-05-24T07:31:00Z">
                        <w:rPr>
                          <w:sz w:val="24"/>
                        </w:rPr>
                      </w:rPrChange>
                    </w:rPr>
                    <w:br/>
                    <w:t xml:space="preserve">- </w:t>
                  </w:r>
                  <w:r w:rsidRPr="00B36E91">
                    <w:rPr>
                      <w:rFonts w:hint="eastAsia"/>
                      <w:szCs w:val="21"/>
                      <w:rPrChange w:id="209" w:author="帅比 唐" w:date="2025-05-24T15:31:00Z" w16du:dateUtc="2025-05-24T07:31:00Z">
                        <w:rPr>
                          <w:rFonts w:hint="eastAsia"/>
                          <w:sz w:val="24"/>
                        </w:rPr>
                      </w:rPrChange>
                    </w:rPr>
                    <w:t>用户体验测试</w:t>
                  </w:r>
                  <w:del w:id="210" w:author="帅比 唐" w:date="2025-05-24T15:31:00Z" w16du:dateUtc="2025-05-24T07:31:00Z">
                    <w:r w:rsidRPr="00B36E91" w:rsidDel="00B36E91">
                      <w:rPr>
                        <w:szCs w:val="21"/>
                        <w:rPrChange w:id="211" w:author="帅比 唐" w:date="2025-05-24T15:31:00Z" w16du:dateUtc="2025-05-24T07:31:00Z">
                          <w:rPr>
                            <w:sz w:val="24"/>
                          </w:rPr>
                        </w:rPrChange>
                      </w:rPr>
                      <w:br/>
                    </w:r>
                  </w:del>
                </w:p>
              </w:tc>
              <w:tc>
                <w:tcPr>
                  <w:tcW w:w="2053" w:type="dxa"/>
                  <w:tcBorders>
                    <w:top w:val="single" w:sz="4" w:space="0" w:color="E0E0E0"/>
                    <w:left w:val="single" w:sz="4" w:space="0" w:color="E0E0E0"/>
                    <w:bottom w:val="nil"/>
                    <w:right w:val="nil"/>
                  </w:tcBorders>
                  <w:shd w:val="clear" w:color="auto" w:fill="FFFFFF"/>
                  <w:tcMar>
                    <w:top w:w="180" w:type="dxa"/>
                    <w:left w:w="240" w:type="dxa"/>
                    <w:bottom w:w="180" w:type="dxa"/>
                    <w:right w:w="240" w:type="dxa"/>
                  </w:tcMar>
                  <w:vAlign w:val="center"/>
                </w:tcPr>
                <w:p w14:paraId="364E3933" w14:textId="1001FCA7" w:rsidR="000A08A7" w:rsidRPr="00B36E91" w:rsidRDefault="00000000">
                  <w:pPr>
                    <w:spacing w:beforeLines="50" w:before="156"/>
                    <w:rPr>
                      <w:szCs w:val="21"/>
                      <w:rPrChange w:id="212" w:author="帅比 唐" w:date="2025-05-24T15:31:00Z" w16du:dateUtc="2025-05-24T07:31:00Z">
                        <w:rPr>
                          <w:sz w:val="24"/>
                        </w:rPr>
                      </w:rPrChange>
                    </w:rPr>
                  </w:pPr>
                  <w:r w:rsidRPr="00B36E91">
                    <w:rPr>
                      <w:rFonts w:hint="eastAsia"/>
                      <w:szCs w:val="21"/>
                      <w:rPrChange w:id="213" w:author="帅比 唐" w:date="2025-05-24T15:31:00Z" w16du:dateUtc="2025-05-24T07:31:00Z">
                        <w:rPr>
                          <w:rFonts w:hint="eastAsia"/>
                          <w:sz w:val="24"/>
                        </w:rPr>
                      </w:rPrChange>
                    </w:rPr>
                    <w:t>《系统测试报告》</w:t>
                  </w:r>
                  <w:r w:rsidRPr="00B36E91">
                    <w:rPr>
                      <w:szCs w:val="21"/>
                      <w:rPrChange w:id="214" w:author="帅比 唐" w:date="2025-05-24T15:31:00Z" w16du:dateUtc="2025-05-24T07:31:00Z">
                        <w:rPr>
                          <w:sz w:val="24"/>
                        </w:rPr>
                      </w:rPrChange>
                    </w:rPr>
                    <w:br/>
                  </w:r>
                  <w:r w:rsidRPr="00B36E91">
                    <w:rPr>
                      <w:rFonts w:hint="eastAsia"/>
                      <w:szCs w:val="21"/>
                      <w:rPrChange w:id="215" w:author="帅比 唐" w:date="2025-05-24T15:31:00Z" w16du:dateUtc="2025-05-24T07:31:00Z">
                        <w:rPr>
                          <w:rFonts w:hint="eastAsia"/>
                          <w:sz w:val="24"/>
                        </w:rPr>
                      </w:rPrChange>
                    </w:rPr>
                    <w:t>《用户操作手册以及效果分析》</w:t>
                  </w:r>
                </w:p>
              </w:tc>
            </w:tr>
          </w:tbl>
          <w:p w14:paraId="62E39B4E" w14:textId="20F4A8F9" w:rsidR="00B36E91" w:rsidRPr="00B36E91" w:rsidRDefault="00B36E91">
            <w:pPr>
              <w:rPr>
                <w:sz w:val="24"/>
                <w:rPrChange w:id="216" w:author="帅比 唐" w:date="2025-05-24T15:30:00Z" w16du:dateUtc="2025-05-24T07:30:00Z">
                  <w:rPr>
                    <w:b/>
                    <w:sz w:val="24"/>
                  </w:rPr>
                </w:rPrChange>
              </w:rPr>
              <w:pPrChange w:id="217" w:author="帅比 唐" w:date="2025-05-24T15:30:00Z" w16du:dateUtc="2025-05-24T07:30:00Z">
                <w:pPr>
                  <w:spacing w:beforeLines="50" w:before="156"/>
                </w:pPr>
              </w:pPrChange>
            </w:pPr>
          </w:p>
        </w:tc>
      </w:tr>
      <w:tr w:rsidR="000A08A7" w14:paraId="5036C1F3" w14:textId="77777777">
        <w:trPr>
          <w:cantSplit/>
          <w:trHeight w:val="4423"/>
          <w:jc w:val="center"/>
        </w:trPr>
        <w:tc>
          <w:tcPr>
            <w:tcW w:w="9242" w:type="dxa"/>
            <w:gridSpan w:val="11"/>
          </w:tcPr>
          <w:p w14:paraId="700CA66C" w14:textId="77777777" w:rsidR="000A08A7" w:rsidRDefault="00000000">
            <w:pPr>
              <w:widowControl/>
              <w:jc w:val="left"/>
              <w:rPr>
                <w:b/>
                <w:sz w:val="28"/>
                <w:szCs w:val="28"/>
              </w:rPr>
              <w:pPrChange w:id="218" w:author="T" w:date="2025-05-24T10:17:00Z">
                <w:pPr>
                  <w:spacing w:beforeLines="50" w:before="156"/>
                </w:pPr>
              </w:pPrChange>
            </w:pPr>
            <w:r>
              <w:rPr>
                <w:rFonts w:hint="eastAsia"/>
                <w:b/>
                <w:sz w:val="28"/>
                <w:szCs w:val="28"/>
              </w:rPr>
              <w:lastRenderedPageBreak/>
              <w:t>五、学校可以提供的条件</w:t>
            </w:r>
          </w:p>
          <w:p w14:paraId="30597D4A" w14:textId="77777777" w:rsidR="000A08A7" w:rsidRDefault="00000000">
            <w:pPr>
              <w:widowControl/>
              <w:ind w:firstLineChars="200" w:firstLine="560"/>
              <w:jc w:val="left"/>
              <w:rPr>
                <w:sz w:val="28"/>
                <w:szCs w:val="28"/>
              </w:rPr>
            </w:pPr>
            <w:r>
              <w:rPr>
                <w:rFonts w:ascii="楷体" w:eastAsia="楷体" w:hAnsi="楷体" w:cs="楷体"/>
                <w:color w:val="000000"/>
                <w:kern w:val="0"/>
                <w:sz w:val="28"/>
                <w:szCs w:val="28"/>
                <w:lang w:bidi="ar"/>
              </w:rPr>
              <w:t xml:space="preserve">（1）项目组所在的“智能计算与软件工程”学术创新团队依托于 </w:t>
            </w:r>
          </w:p>
          <w:p w14:paraId="742843B1" w14:textId="77777777" w:rsidR="000A08A7" w:rsidRDefault="00000000">
            <w:pPr>
              <w:widowControl/>
              <w:jc w:val="left"/>
              <w:rPr>
                <w:sz w:val="28"/>
                <w:szCs w:val="28"/>
              </w:rPr>
            </w:pPr>
            <w:r>
              <w:rPr>
                <w:rFonts w:ascii="楷体" w:eastAsia="楷体" w:hAnsi="楷体" w:cs="楷体" w:hint="eastAsia"/>
                <w:color w:val="000000"/>
                <w:kern w:val="0"/>
                <w:sz w:val="28"/>
                <w:szCs w:val="28"/>
                <w:lang w:bidi="ar"/>
              </w:rPr>
              <w:t xml:space="preserve">“长春工业大学人工智能研究院”和“吉林省数据服务产业公共技术研 </w:t>
            </w:r>
          </w:p>
          <w:p w14:paraId="47B9C5E7" w14:textId="77777777" w:rsidR="000A08A7" w:rsidRDefault="00000000">
            <w:pPr>
              <w:widowControl/>
              <w:jc w:val="left"/>
              <w:rPr>
                <w:sz w:val="28"/>
                <w:szCs w:val="28"/>
              </w:rPr>
            </w:pPr>
            <w:r>
              <w:rPr>
                <w:rFonts w:ascii="楷体" w:eastAsia="楷体" w:hAnsi="楷体" w:cs="楷体" w:hint="eastAsia"/>
                <w:color w:val="000000"/>
                <w:kern w:val="0"/>
                <w:sz w:val="28"/>
                <w:szCs w:val="28"/>
                <w:lang w:bidi="ar"/>
              </w:rPr>
              <w:t xml:space="preserve">发中心”，拥有良好的软硬件环境，具有很好的项目实施条件和科研团 </w:t>
            </w:r>
          </w:p>
          <w:p w14:paraId="3CE9F846" w14:textId="77777777" w:rsidR="000A08A7" w:rsidRDefault="00000000">
            <w:pPr>
              <w:widowControl/>
              <w:jc w:val="left"/>
              <w:rPr>
                <w:sz w:val="28"/>
                <w:szCs w:val="28"/>
              </w:rPr>
            </w:pPr>
            <w:r>
              <w:rPr>
                <w:rFonts w:ascii="楷体" w:eastAsia="楷体" w:hAnsi="楷体" w:cs="楷体" w:hint="eastAsia"/>
                <w:color w:val="000000"/>
                <w:kern w:val="0"/>
                <w:sz w:val="28"/>
                <w:szCs w:val="28"/>
                <w:lang w:bidi="ar"/>
              </w:rPr>
              <w:t xml:space="preserve">队基础。 </w:t>
            </w:r>
          </w:p>
          <w:p w14:paraId="76E66899" w14:textId="77777777" w:rsidR="000A08A7" w:rsidRDefault="00000000">
            <w:pPr>
              <w:widowControl/>
              <w:ind w:firstLineChars="200" w:firstLine="560"/>
              <w:jc w:val="left"/>
              <w:rPr>
                <w:sz w:val="28"/>
                <w:szCs w:val="28"/>
              </w:rPr>
            </w:pPr>
            <w:r>
              <w:rPr>
                <w:rFonts w:ascii="楷体" w:eastAsia="楷体" w:hAnsi="楷体" w:cs="楷体" w:hint="eastAsia"/>
                <w:color w:val="000000"/>
                <w:kern w:val="0"/>
                <w:sz w:val="28"/>
                <w:szCs w:val="28"/>
                <w:lang w:bidi="ar"/>
              </w:rPr>
              <w:t xml:space="preserve">（2）项目组所在的自然语言处理研究方向包括 2 名教授、3 名讲师， </w:t>
            </w:r>
          </w:p>
          <w:p w14:paraId="0047A741" w14:textId="77777777" w:rsidR="000A08A7" w:rsidRDefault="00000000">
            <w:pPr>
              <w:widowControl/>
              <w:jc w:val="left"/>
              <w:rPr>
                <w:sz w:val="28"/>
                <w:szCs w:val="28"/>
              </w:rPr>
            </w:pPr>
            <w:r>
              <w:rPr>
                <w:rFonts w:ascii="楷体" w:eastAsia="楷体" w:hAnsi="楷体" w:cs="楷体" w:hint="eastAsia"/>
                <w:color w:val="000000"/>
                <w:kern w:val="0"/>
                <w:sz w:val="28"/>
                <w:szCs w:val="28"/>
                <w:lang w:bidi="ar"/>
              </w:rPr>
              <w:t xml:space="preserve">30 余名硕士研究生。其中，教师全部具备博士学位，先后承担多项省科 </w:t>
            </w:r>
          </w:p>
          <w:p w14:paraId="57E80ADB" w14:textId="77777777" w:rsidR="000A08A7" w:rsidRDefault="00000000">
            <w:pPr>
              <w:widowControl/>
              <w:jc w:val="left"/>
              <w:rPr>
                <w:sz w:val="28"/>
                <w:szCs w:val="28"/>
              </w:rPr>
            </w:pPr>
            <w:r>
              <w:rPr>
                <w:rFonts w:ascii="楷体" w:eastAsia="楷体" w:hAnsi="楷体" w:cs="楷体" w:hint="eastAsia"/>
                <w:color w:val="000000"/>
                <w:kern w:val="0"/>
                <w:sz w:val="28"/>
                <w:szCs w:val="28"/>
                <w:lang w:bidi="ar"/>
              </w:rPr>
              <w:t xml:space="preserve">技厅、省教育厅纵向科学研究项目；具有较好的深度学习和自然语言处 </w:t>
            </w:r>
          </w:p>
          <w:p w14:paraId="7BF54DC5" w14:textId="77777777" w:rsidR="000A08A7" w:rsidRDefault="00000000">
            <w:pPr>
              <w:widowControl/>
              <w:jc w:val="left"/>
              <w:rPr>
                <w:sz w:val="28"/>
                <w:szCs w:val="28"/>
              </w:rPr>
            </w:pPr>
            <w:r>
              <w:rPr>
                <w:rFonts w:ascii="楷体" w:eastAsia="楷体" w:hAnsi="楷体" w:cs="楷体" w:hint="eastAsia"/>
                <w:color w:val="000000"/>
                <w:kern w:val="0"/>
                <w:sz w:val="28"/>
                <w:szCs w:val="28"/>
                <w:lang w:bidi="ar"/>
              </w:rPr>
              <w:t xml:space="preserve">理研究背景，理论基础扎实、创新能力强、研究经验丰富，近 5 年累计 </w:t>
            </w:r>
          </w:p>
          <w:p w14:paraId="0CB58178" w14:textId="77777777" w:rsidR="000A08A7" w:rsidRDefault="00000000">
            <w:pPr>
              <w:widowControl/>
              <w:jc w:val="left"/>
              <w:rPr>
                <w:sz w:val="28"/>
                <w:szCs w:val="28"/>
              </w:rPr>
            </w:pPr>
            <w:r>
              <w:rPr>
                <w:rFonts w:ascii="楷体" w:eastAsia="楷体" w:hAnsi="楷体" w:cs="楷体" w:hint="eastAsia"/>
                <w:color w:val="000000"/>
                <w:kern w:val="0"/>
                <w:sz w:val="28"/>
                <w:szCs w:val="28"/>
                <w:lang w:bidi="ar"/>
              </w:rPr>
              <w:t xml:space="preserve">发表高水平科研学术论文（SCI、CSSCI、EI 检索）共计 20 余篇次，具 </w:t>
            </w:r>
          </w:p>
          <w:p w14:paraId="2A3498A9" w14:textId="77777777" w:rsidR="000A08A7" w:rsidRDefault="00000000">
            <w:pPr>
              <w:widowControl/>
              <w:jc w:val="left"/>
              <w:rPr>
                <w:sz w:val="28"/>
                <w:szCs w:val="28"/>
              </w:rPr>
            </w:pPr>
            <w:r>
              <w:rPr>
                <w:rFonts w:ascii="楷体" w:eastAsia="楷体" w:hAnsi="楷体" w:cs="楷体" w:hint="eastAsia"/>
                <w:color w:val="000000"/>
                <w:kern w:val="0"/>
                <w:sz w:val="28"/>
                <w:szCs w:val="28"/>
                <w:lang w:bidi="ar"/>
              </w:rPr>
              <w:t xml:space="preserve">备进行本项目研究所需的坚实前期工作基础。 </w:t>
            </w:r>
          </w:p>
          <w:p w14:paraId="3ED14A7C" w14:textId="77777777" w:rsidR="000A08A7" w:rsidRDefault="00000000">
            <w:pPr>
              <w:widowControl/>
              <w:ind w:firstLineChars="200" w:firstLine="560"/>
              <w:jc w:val="left"/>
              <w:rPr>
                <w:sz w:val="28"/>
                <w:szCs w:val="28"/>
              </w:rPr>
              <w:pPrChange w:id="219" w:author="T" w:date="2025-05-24T10:18:00Z">
                <w:pPr>
                  <w:widowControl/>
                  <w:jc w:val="left"/>
                </w:pPr>
              </w:pPrChange>
            </w:pPr>
            <w:r>
              <w:rPr>
                <w:rFonts w:ascii="楷体" w:eastAsia="楷体" w:hAnsi="楷体" w:cs="楷体" w:hint="eastAsia"/>
                <w:color w:val="000000"/>
                <w:kern w:val="0"/>
                <w:sz w:val="28"/>
                <w:szCs w:val="28"/>
                <w:lang w:bidi="ar"/>
              </w:rPr>
              <w:t xml:space="preserve">（3）项目组所在的学术创新团队目前拥有本课题所需的实验场所（2 </w:t>
            </w:r>
          </w:p>
          <w:p w14:paraId="7E234EA2" w14:textId="77777777" w:rsidR="000A08A7" w:rsidRDefault="00000000">
            <w:pPr>
              <w:widowControl/>
              <w:jc w:val="left"/>
              <w:rPr>
                <w:sz w:val="28"/>
                <w:szCs w:val="28"/>
              </w:rPr>
            </w:pPr>
            <w:r>
              <w:rPr>
                <w:rFonts w:ascii="楷体" w:eastAsia="楷体" w:hAnsi="楷体" w:cs="楷体" w:hint="eastAsia"/>
                <w:color w:val="000000"/>
                <w:kern w:val="0"/>
                <w:sz w:val="28"/>
                <w:szCs w:val="28"/>
                <w:lang w:bidi="ar"/>
              </w:rPr>
              <w:t xml:space="preserve">个房间共约 150 平米）和主要设备（台式机等），已购置 5 台深度学习 </w:t>
            </w:r>
          </w:p>
          <w:p w14:paraId="2B8CAA05" w14:textId="77777777" w:rsidR="000A08A7" w:rsidRDefault="00000000">
            <w:pPr>
              <w:widowControl/>
              <w:jc w:val="left"/>
              <w:rPr>
                <w:sz w:val="28"/>
                <w:szCs w:val="28"/>
              </w:rPr>
            </w:pPr>
            <w:r>
              <w:rPr>
                <w:rFonts w:ascii="楷体" w:eastAsia="楷体" w:hAnsi="楷体" w:cs="楷体" w:hint="eastAsia"/>
                <w:color w:val="000000"/>
                <w:kern w:val="0"/>
                <w:sz w:val="28"/>
                <w:szCs w:val="28"/>
                <w:lang w:bidi="ar"/>
              </w:rPr>
              <w:t xml:space="preserve">工作站（1 台配备 4 张 </w:t>
            </w:r>
            <w:proofErr w:type="spellStart"/>
            <w:r>
              <w:rPr>
                <w:rFonts w:ascii="楷体" w:eastAsia="楷体" w:hAnsi="楷体" w:cs="楷体" w:hint="eastAsia"/>
                <w:color w:val="000000"/>
                <w:kern w:val="0"/>
                <w:sz w:val="28"/>
                <w:szCs w:val="28"/>
                <w:lang w:bidi="ar"/>
              </w:rPr>
              <w:t>TitanXp</w:t>
            </w:r>
            <w:proofErr w:type="spellEnd"/>
            <w:r>
              <w:rPr>
                <w:rFonts w:ascii="楷体" w:eastAsia="楷体" w:hAnsi="楷体" w:cs="楷体" w:hint="eastAsia"/>
                <w:color w:val="000000"/>
                <w:kern w:val="0"/>
                <w:sz w:val="28"/>
                <w:szCs w:val="28"/>
                <w:lang w:bidi="ar"/>
              </w:rPr>
              <w:t xml:space="preserve"> 12G 显卡，2 台配备 RTX3090 24G 显卡， </w:t>
            </w:r>
          </w:p>
          <w:p w14:paraId="4E633D62" w14:textId="77777777" w:rsidR="000A08A7" w:rsidRPr="00954A84" w:rsidRDefault="00000000">
            <w:pPr>
              <w:widowControl/>
              <w:jc w:val="left"/>
              <w:rPr>
                <w:b/>
                <w:sz w:val="24"/>
              </w:rPr>
              <w:pPrChange w:id="220" w:author="T" w:date="2025-05-24T10:17:00Z">
                <w:pPr>
                  <w:spacing w:beforeLines="50" w:before="156"/>
                  <w:ind w:left="720"/>
                </w:pPr>
              </w:pPrChange>
            </w:pPr>
            <w:r w:rsidRPr="00954A84">
              <w:rPr>
                <w:rFonts w:ascii="楷体" w:eastAsia="楷体" w:hAnsi="楷体" w:cs="楷体" w:hint="eastAsia"/>
                <w:color w:val="000000"/>
                <w:kern w:val="0"/>
                <w:sz w:val="28"/>
                <w:szCs w:val="28"/>
                <w:lang w:bidi="ar"/>
              </w:rPr>
              <w:t xml:space="preserve">2 台配备 RTX3060 12G 显卡），已充分具备完成项目所需的软硬件实验条件。 </w:t>
            </w:r>
          </w:p>
        </w:tc>
      </w:tr>
      <w:tr w:rsidR="000A08A7" w14:paraId="52AA82C2" w14:textId="77777777">
        <w:trPr>
          <w:cantSplit/>
          <w:trHeight w:val="3771"/>
          <w:jc w:val="center"/>
        </w:trPr>
        <w:tc>
          <w:tcPr>
            <w:tcW w:w="9242" w:type="dxa"/>
            <w:gridSpan w:val="11"/>
          </w:tcPr>
          <w:p w14:paraId="5FBB6FF3" w14:textId="77777777" w:rsidR="000A08A7" w:rsidRDefault="00000000">
            <w:pPr>
              <w:spacing w:beforeLines="50" w:before="156"/>
              <w:rPr>
                <w:b/>
                <w:sz w:val="28"/>
                <w:szCs w:val="28"/>
              </w:rPr>
            </w:pPr>
            <w:r>
              <w:rPr>
                <w:rFonts w:hint="eastAsia"/>
                <w:b/>
                <w:sz w:val="28"/>
                <w:szCs w:val="28"/>
              </w:rPr>
              <w:lastRenderedPageBreak/>
              <w:t>六、预期成果</w:t>
            </w:r>
          </w:p>
          <w:p w14:paraId="34C2B3F7" w14:textId="73767C57" w:rsidR="000A08A7" w:rsidRPr="00954A84" w:rsidRDefault="00954A84" w:rsidP="00954A84">
            <w:pPr>
              <w:tabs>
                <w:tab w:val="left" w:pos="720"/>
              </w:tabs>
              <w:spacing w:beforeLines="50" w:before="156"/>
              <w:ind w:left="360"/>
              <w:rPr>
                <w:ins w:id="221" w:author="T" w:date="2025-05-24T10:20:00Z"/>
                <w:bCs/>
                <w:sz w:val="24"/>
              </w:rPr>
            </w:pPr>
            <w:r>
              <w:rPr>
                <w:rFonts w:hint="eastAsia"/>
                <w:bCs/>
                <w:sz w:val="24"/>
              </w:rPr>
              <w:t>1.</w:t>
            </w:r>
            <w:r w:rsidRPr="00954A84">
              <w:rPr>
                <w:bCs/>
                <w:sz w:val="24"/>
              </w:rPr>
              <w:t>开发完成适配长春工业大学教学体系的</w:t>
            </w:r>
            <w:r w:rsidRPr="00954A84">
              <w:rPr>
                <w:bCs/>
                <w:sz w:val="24"/>
              </w:rPr>
              <w:t>AI</w:t>
            </w:r>
            <w:r w:rsidRPr="00954A84">
              <w:rPr>
                <w:bCs/>
                <w:sz w:val="24"/>
              </w:rPr>
              <w:t>辅助平台（含学生端</w:t>
            </w:r>
            <w:r w:rsidRPr="00954A84">
              <w:rPr>
                <w:bCs/>
                <w:sz w:val="24"/>
              </w:rPr>
              <w:t>/</w:t>
            </w:r>
            <w:r w:rsidRPr="00954A84">
              <w:rPr>
                <w:bCs/>
                <w:sz w:val="24"/>
              </w:rPr>
              <w:t>教师端）</w:t>
            </w:r>
          </w:p>
          <w:p w14:paraId="2C7ED9C8" w14:textId="1D2A0109" w:rsidR="000A08A7" w:rsidRPr="00954A84" w:rsidRDefault="00954A84" w:rsidP="00954A84">
            <w:pPr>
              <w:tabs>
                <w:tab w:val="left" w:pos="720"/>
              </w:tabs>
              <w:spacing w:beforeLines="50" w:before="156"/>
              <w:ind w:left="360"/>
              <w:rPr>
                <w:bCs/>
                <w:sz w:val="24"/>
              </w:rPr>
            </w:pPr>
            <w:r>
              <w:rPr>
                <w:rFonts w:hint="eastAsia"/>
                <w:bCs/>
                <w:sz w:val="24"/>
              </w:rPr>
              <w:t>2.</w:t>
            </w:r>
            <w:r w:rsidRPr="00954A84">
              <w:rPr>
                <w:rFonts w:hint="eastAsia"/>
                <w:bCs/>
                <w:sz w:val="24"/>
              </w:rPr>
              <w:t>撰写学术论文</w:t>
            </w:r>
            <w:r w:rsidRPr="00954A84">
              <w:rPr>
                <w:rFonts w:hint="eastAsia"/>
                <w:bCs/>
                <w:sz w:val="24"/>
              </w:rPr>
              <w:t>1</w:t>
            </w:r>
            <w:r w:rsidRPr="00954A84">
              <w:rPr>
                <w:rFonts w:hint="eastAsia"/>
                <w:bCs/>
                <w:sz w:val="24"/>
              </w:rPr>
              <w:t>篇</w:t>
            </w:r>
          </w:p>
          <w:p w14:paraId="19759956" w14:textId="33965E16" w:rsidR="000A08A7" w:rsidRPr="00954A84" w:rsidRDefault="00954A84" w:rsidP="00954A84">
            <w:pPr>
              <w:tabs>
                <w:tab w:val="left" w:pos="720"/>
              </w:tabs>
              <w:spacing w:beforeLines="50" w:before="156"/>
              <w:ind w:left="360"/>
              <w:rPr>
                <w:bCs/>
                <w:sz w:val="24"/>
              </w:rPr>
            </w:pPr>
            <w:r>
              <w:rPr>
                <w:rFonts w:hint="eastAsia"/>
                <w:bCs/>
                <w:sz w:val="24"/>
              </w:rPr>
              <w:t>3.</w:t>
            </w:r>
            <w:r w:rsidRPr="00954A84">
              <w:rPr>
                <w:rFonts w:hint="eastAsia"/>
                <w:bCs/>
                <w:sz w:val="24"/>
              </w:rPr>
              <w:t>申请发明专利</w:t>
            </w:r>
            <w:r w:rsidRPr="00954A84">
              <w:rPr>
                <w:rFonts w:hint="eastAsia"/>
                <w:bCs/>
                <w:sz w:val="24"/>
              </w:rPr>
              <w:t>1</w:t>
            </w:r>
            <w:r w:rsidRPr="00954A84">
              <w:rPr>
                <w:rFonts w:hint="eastAsia"/>
                <w:bCs/>
                <w:sz w:val="24"/>
              </w:rPr>
              <w:t>项</w:t>
            </w:r>
          </w:p>
          <w:p w14:paraId="4F883D40" w14:textId="6190B6C3" w:rsidR="000A08A7" w:rsidRPr="00954A84" w:rsidRDefault="00954A84" w:rsidP="00954A84">
            <w:pPr>
              <w:tabs>
                <w:tab w:val="left" w:pos="720"/>
              </w:tabs>
              <w:spacing w:beforeLines="50" w:before="156"/>
              <w:ind w:left="360"/>
              <w:rPr>
                <w:bCs/>
                <w:sz w:val="24"/>
              </w:rPr>
            </w:pPr>
            <w:r w:rsidRPr="00954A84">
              <w:rPr>
                <w:rFonts w:hint="eastAsia"/>
                <w:bCs/>
                <w:sz w:val="24"/>
              </w:rPr>
              <w:t>4.</w:t>
            </w:r>
            <w:r w:rsidRPr="00954A84">
              <w:rPr>
                <w:bCs/>
                <w:sz w:val="24"/>
              </w:rPr>
              <w:t>形成《</w:t>
            </w:r>
            <w:r w:rsidRPr="00954A84">
              <w:rPr>
                <w:bCs/>
                <w:sz w:val="24"/>
              </w:rPr>
              <w:t>AI</w:t>
            </w:r>
            <w:r w:rsidRPr="00954A84">
              <w:rPr>
                <w:bCs/>
                <w:sz w:val="24"/>
              </w:rPr>
              <w:t>教育辅助工具开发规范》技术文档</w:t>
            </w:r>
          </w:p>
          <w:p w14:paraId="38A2A541" w14:textId="28FFC003" w:rsidR="000A08A7" w:rsidRPr="00954A84" w:rsidRDefault="00954A84" w:rsidP="00954A84">
            <w:pPr>
              <w:tabs>
                <w:tab w:val="left" w:pos="720"/>
              </w:tabs>
              <w:spacing w:beforeLines="50" w:before="156"/>
              <w:ind w:left="360"/>
              <w:rPr>
                <w:bCs/>
                <w:sz w:val="24"/>
              </w:rPr>
            </w:pPr>
            <w:r w:rsidRPr="00954A84">
              <w:rPr>
                <w:rFonts w:hint="eastAsia"/>
                <w:bCs/>
                <w:sz w:val="24"/>
              </w:rPr>
              <w:t>5.</w:t>
            </w:r>
            <w:r w:rsidRPr="00954A84">
              <w:rPr>
                <w:rFonts w:hint="eastAsia"/>
                <w:bCs/>
                <w:sz w:val="24"/>
              </w:rPr>
              <w:t>撰写项目总结报告</w:t>
            </w:r>
            <w:r w:rsidRPr="00954A84">
              <w:rPr>
                <w:rFonts w:hint="eastAsia"/>
                <w:bCs/>
                <w:sz w:val="24"/>
              </w:rPr>
              <w:t>1</w:t>
            </w:r>
            <w:r w:rsidRPr="00954A84">
              <w:rPr>
                <w:rFonts w:hint="eastAsia"/>
                <w:bCs/>
                <w:sz w:val="24"/>
              </w:rPr>
              <w:t>份</w:t>
            </w:r>
          </w:p>
        </w:tc>
      </w:tr>
      <w:tr w:rsidR="000A08A7" w14:paraId="5E335704" w14:textId="77777777">
        <w:trPr>
          <w:cantSplit/>
          <w:trHeight w:val="4733"/>
          <w:jc w:val="center"/>
        </w:trPr>
        <w:tc>
          <w:tcPr>
            <w:tcW w:w="9242" w:type="dxa"/>
            <w:gridSpan w:val="11"/>
          </w:tcPr>
          <w:p w14:paraId="726725A3" w14:textId="77777777" w:rsidR="000A08A7" w:rsidRDefault="00000000">
            <w:pPr>
              <w:spacing w:beforeLines="50" w:before="156"/>
              <w:rPr>
                <w:b/>
                <w:sz w:val="28"/>
                <w:szCs w:val="28"/>
              </w:rPr>
            </w:pPr>
            <w:r>
              <w:rPr>
                <w:rFonts w:hint="eastAsia"/>
                <w:b/>
                <w:sz w:val="28"/>
                <w:szCs w:val="28"/>
              </w:rPr>
              <w:t>七、经费预算</w:t>
            </w:r>
          </w:p>
          <w:p w14:paraId="7A1BE442" w14:textId="77777777" w:rsidR="000A08A7" w:rsidRDefault="00000000">
            <w:pPr>
              <w:spacing w:beforeLines="50" w:before="156"/>
              <w:rPr>
                <w:bCs/>
                <w:sz w:val="28"/>
                <w:szCs w:val="28"/>
              </w:rPr>
            </w:pPr>
            <w:ins w:id="222" w:author="T" w:date="2025-05-24T10:19:00Z">
              <w:r>
                <w:rPr>
                  <w:rFonts w:hint="eastAsia"/>
                  <w:b/>
                  <w:sz w:val="24"/>
                </w:rPr>
                <w:t xml:space="preserve"> </w:t>
              </w:r>
            </w:ins>
            <w:r>
              <w:rPr>
                <w:rFonts w:hint="eastAsia"/>
                <w:b/>
                <w:sz w:val="24"/>
              </w:rPr>
              <w:t xml:space="preserve">  </w:t>
            </w:r>
            <w:r>
              <w:rPr>
                <w:rFonts w:hint="eastAsia"/>
                <w:bCs/>
                <w:sz w:val="24"/>
              </w:rPr>
              <w:t>1</w:t>
            </w:r>
            <w:r>
              <w:rPr>
                <w:rFonts w:hint="eastAsia"/>
                <w:bCs/>
                <w:sz w:val="28"/>
                <w:szCs w:val="28"/>
              </w:rPr>
              <w:t xml:space="preserve">. </w:t>
            </w:r>
            <w:r>
              <w:rPr>
                <w:rFonts w:hint="eastAsia"/>
                <w:bCs/>
                <w:sz w:val="28"/>
                <w:szCs w:val="28"/>
              </w:rPr>
              <w:t>出版文献、知识产权费</w:t>
            </w:r>
          </w:p>
          <w:p w14:paraId="1B10B688" w14:textId="77777777" w:rsidR="000A08A7" w:rsidRDefault="00000000">
            <w:pPr>
              <w:spacing w:beforeLines="50" w:before="156"/>
              <w:rPr>
                <w:bCs/>
                <w:sz w:val="28"/>
                <w:szCs w:val="28"/>
              </w:rPr>
            </w:pPr>
            <w:r>
              <w:rPr>
                <w:rFonts w:hint="eastAsia"/>
                <w:bCs/>
                <w:sz w:val="28"/>
                <w:szCs w:val="28"/>
              </w:rPr>
              <w:t xml:space="preserve">   </w:t>
            </w:r>
            <w:r>
              <w:rPr>
                <w:rFonts w:hint="eastAsia"/>
                <w:bCs/>
                <w:sz w:val="28"/>
                <w:szCs w:val="28"/>
              </w:rPr>
              <w:t>论文发表版面费、国家发明专利申请费预计</w:t>
            </w:r>
            <w:r>
              <w:rPr>
                <w:rFonts w:hint="eastAsia"/>
                <w:bCs/>
                <w:sz w:val="28"/>
                <w:szCs w:val="28"/>
              </w:rPr>
              <w:t>800</w:t>
            </w:r>
            <w:r>
              <w:rPr>
                <w:rFonts w:hint="eastAsia"/>
                <w:bCs/>
                <w:sz w:val="28"/>
                <w:szCs w:val="28"/>
              </w:rPr>
              <w:t>元。</w:t>
            </w:r>
          </w:p>
          <w:p w14:paraId="6B37514D" w14:textId="77777777" w:rsidR="000A08A7" w:rsidRDefault="00000000">
            <w:pPr>
              <w:numPr>
                <w:ilvl w:val="0"/>
                <w:numId w:val="8"/>
              </w:numPr>
              <w:spacing w:beforeLines="50" w:before="156"/>
              <w:rPr>
                <w:bCs/>
                <w:sz w:val="28"/>
                <w:szCs w:val="28"/>
              </w:rPr>
            </w:pPr>
            <w:r>
              <w:rPr>
                <w:rFonts w:hint="eastAsia"/>
                <w:bCs/>
                <w:sz w:val="28"/>
                <w:szCs w:val="28"/>
              </w:rPr>
              <w:t>图书资料费</w:t>
            </w:r>
          </w:p>
          <w:p w14:paraId="4436E544" w14:textId="77777777" w:rsidR="000A08A7" w:rsidRDefault="00000000">
            <w:pPr>
              <w:spacing w:beforeLines="50" w:before="156"/>
              <w:ind w:left="360"/>
              <w:rPr>
                <w:bCs/>
                <w:sz w:val="28"/>
                <w:szCs w:val="28"/>
              </w:rPr>
            </w:pPr>
            <w:r>
              <w:rPr>
                <w:bCs/>
                <w:sz w:val="28"/>
                <w:szCs w:val="28"/>
              </w:rPr>
              <w:t>购买项目所需的图书资料费用预计</w:t>
            </w:r>
            <w:r>
              <w:rPr>
                <w:bCs/>
                <w:sz w:val="28"/>
                <w:szCs w:val="28"/>
              </w:rPr>
              <w:t xml:space="preserve"> 200</w:t>
            </w:r>
            <w:r>
              <w:rPr>
                <w:bCs/>
                <w:sz w:val="28"/>
                <w:szCs w:val="28"/>
              </w:rPr>
              <w:t>元</w:t>
            </w:r>
            <w:r>
              <w:rPr>
                <w:rFonts w:hint="eastAsia"/>
                <w:bCs/>
                <w:sz w:val="28"/>
                <w:szCs w:val="28"/>
              </w:rPr>
              <w:t>。</w:t>
            </w:r>
          </w:p>
          <w:p w14:paraId="090649EF" w14:textId="77777777" w:rsidR="000A08A7" w:rsidRDefault="000A08A7">
            <w:pPr>
              <w:spacing w:beforeLines="50" w:before="156"/>
              <w:ind w:left="360"/>
              <w:rPr>
                <w:bCs/>
                <w:sz w:val="28"/>
                <w:szCs w:val="28"/>
              </w:rPr>
            </w:pPr>
          </w:p>
          <w:p w14:paraId="514EFC56" w14:textId="77777777" w:rsidR="000A08A7" w:rsidRDefault="00000000">
            <w:pPr>
              <w:spacing w:beforeLines="50" w:before="156"/>
              <w:rPr>
                <w:b/>
                <w:sz w:val="24"/>
              </w:rPr>
            </w:pPr>
            <w:r>
              <w:rPr>
                <w:rFonts w:hint="eastAsia"/>
                <w:bCs/>
                <w:sz w:val="28"/>
                <w:szCs w:val="28"/>
              </w:rPr>
              <w:t>合计：</w:t>
            </w:r>
            <w:r>
              <w:rPr>
                <w:rFonts w:hint="eastAsia"/>
                <w:bCs/>
                <w:sz w:val="28"/>
                <w:szCs w:val="28"/>
              </w:rPr>
              <w:t>1000</w:t>
            </w:r>
            <w:r>
              <w:rPr>
                <w:rFonts w:hint="eastAsia"/>
                <w:bCs/>
                <w:sz w:val="28"/>
                <w:szCs w:val="28"/>
              </w:rPr>
              <w:t>元</w:t>
            </w:r>
          </w:p>
        </w:tc>
      </w:tr>
      <w:tr w:rsidR="000A08A7" w14:paraId="49FBCC83" w14:textId="77777777">
        <w:trPr>
          <w:cantSplit/>
          <w:trHeight w:val="3271"/>
          <w:jc w:val="center"/>
        </w:trPr>
        <w:tc>
          <w:tcPr>
            <w:tcW w:w="9242" w:type="dxa"/>
            <w:gridSpan w:val="11"/>
          </w:tcPr>
          <w:p w14:paraId="729E243E" w14:textId="77777777" w:rsidR="000A08A7" w:rsidRDefault="00000000">
            <w:pPr>
              <w:spacing w:beforeLines="50" w:before="156"/>
              <w:rPr>
                <w:b/>
                <w:sz w:val="28"/>
                <w:szCs w:val="28"/>
              </w:rPr>
            </w:pPr>
            <w:r>
              <w:rPr>
                <w:rFonts w:hint="eastAsia"/>
                <w:b/>
                <w:sz w:val="28"/>
                <w:szCs w:val="28"/>
              </w:rPr>
              <w:t>八、导师推荐意见</w:t>
            </w:r>
          </w:p>
          <w:p w14:paraId="37E15F07" w14:textId="77777777" w:rsidR="000A08A7" w:rsidRDefault="000A08A7">
            <w:pPr>
              <w:spacing w:beforeLines="50" w:before="156" w:line="360" w:lineRule="auto"/>
              <w:rPr>
                <w:rFonts w:ascii="宋体" w:hAnsi="宋体" w:hint="eastAsia"/>
                <w:sz w:val="28"/>
                <w:szCs w:val="28"/>
              </w:rPr>
            </w:pPr>
          </w:p>
          <w:p w14:paraId="5C0756CC" w14:textId="77777777" w:rsidR="000A08A7" w:rsidRDefault="00000000">
            <w:pPr>
              <w:rPr>
                <w:sz w:val="24"/>
              </w:rPr>
            </w:pPr>
            <w:r>
              <w:rPr>
                <w:rFonts w:hint="eastAsia"/>
                <w:sz w:val="24"/>
              </w:rPr>
              <w:t xml:space="preserve">                                                </w:t>
            </w:r>
          </w:p>
          <w:p w14:paraId="2099C659" w14:textId="77777777" w:rsidR="000A08A7" w:rsidRDefault="000A08A7">
            <w:pPr>
              <w:rPr>
                <w:sz w:val="24"/>
              </w:rPr>
            </w:pPr>
          </w:p>
          <w:p w14:paraId="465B0FEF" w14:textId="77777777" w:rsidR="000A08A7" w:rsidRDefault="000A08A7">
            <w:pPr>
              <w:rPr>
                <w:sz w:val="24"/>
              </w:rPr>
            </w:pPr>
          </w:p>
          <w:p w14:paraId="2E7F283B" w14:textId="77777777" w:rsidR="000A08A7" w:rsidRDefault="000A08A7">
            <w:pPr>
              <w:rPr>
                <w:sz w:val="24"/>
              </w:rPr>
            </w:pPr>
          </w:p>
          <w:p w14:paraId="5F372231" w14:textId="77777777" w:rsidR="000A08A7" w:rsidRDefault="00000000">
            <w:pPr>
              <w:ind w:right="480"/>
              <w:jc w:val="center"/>
              <w:rPr>
                <w:sz w:val="24"/>
              </w:rPr>
            </w:pPr>
            <w:r>
              <w:rPr>
                <w:rFonts w:hint="eastAsia"/>
                <w:sz w:val="24"/>
              </w:rPr>
              <w:t xml:space="preserve">                                     </w:t>
            </w:r>
            <w:r>
              <w:rPr>
                <w:rFonts w:hint="eastAsia"/>
                <w:sz w:val="24"/>
              </w:rPr>
              <w:t>签字：</w:t>
            </w:r>
            <w:r>
              <w:rPr>
                <w:rFonts w:hint="eastAsia"/>
                <w:sz w:val="24"/>
              </w:rPr>
              <w:t xml:space="preserve"> </w:t>
            </w:r>
          </w:p>
          <w:p w14:paraId="6127ABEF" w14:textId="77777777" w:rsidR="000A08A7" w:rsidRDefault="00000000">
            <w:pPr>
              <w:spacing w:beforeLines="50" w:before="156"/>
              <w:rPr>
                <w:b/>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0A08A7" w14:paraId="400E161B" w14:textId="77777777">
        <w:trPr>
          <w:cantSplit/>
          <w:trHeight w:val="3487"/>
          <w:jc w:val="center"/>
        </w:trPr>
        <w:tc>
          <w:tcPr>
            <w:tcW w:w="9242" w:type="dxa"/>
            <w:gridSpan w:val="11"/>
          </w:tcPr>
          <w:p w14:paraId="5BE18B84" w14:textId="77777777" w:rsidR="000A08A7" w:rsidRDefault="00000000">
            <w:pPr>
              <w:spacing w:beforeLines="50" w:before="156"/>
              <w:rPr>
                <w:b/>
                <w:sz w:val="28"/>
                <w:szCs w:val="28"/>
              </w:rPr>
            </w:pPr>
            <w:r>
              <w:rPr>
                <w:rFonts w:hint="eastAsia"/>
                <w:b/>
                <w:sz w:val="28"/>
                <w:szCs w:val="28"/>
              </w:rPr>
              <w:lastRenderedPageBreak/>
              <w:t>九、评审专家组意见</w:t>
            </w:r>
          </w:p>
          <w:p w14:paraId="76B21D31" w14:textId="77777777" w:rsidR="000A08A7" w:rsidRDefault="000A08A7">
            <w:pPr>
              <w:spacing w:beforeLines="50" w:before="156"/>
              <w:rPr>
                <w:b/>
                <w:sz w:val="24"/>
              </w:rPr>
            </w:pPr>
          </w:p>
          <w:p w14:paraId="2A16E3A1" w14:textId="77777777" w:rsidR="000A08A7" w:rsidRDefault="00000000">
            <w:pPr>
              <w:spacing w:beforeLines="50" w:before="156"/>
              <w:rPr>
                <w:b/>
                <w:sz w:val="24"/>
              </w:rPr>
            </w:pPr>
            <w:r>
              <w:rPr>
                <w:rFonts w:hint="eastAsia"/>
                <w:b/>
                <w:sz w:val="24"/>
              </w:rPr>
              <w:t xml:space="preserve"> </w:t>
            </w:r>
            <w:r>
              <w:rPr>
                <w:rFonts w:hint="eastAsia"/>
                <w:b/>
                <w:sz w:val="24"/>
              </w:rPr>
              <w:t>项目立项情况：</w:t>
            </w:r>
          </w:p>
          <w:p w14:paraId="4B2750A9" w14:textId="77777777" w:rsidR="000A08A7" w:rsidRDefault="00000000">
            <w:pPr>
              <w:spacing w:beforeLines="50" w:before="156"/>
              <w:rPr>
                <w:b/>
                <w:sz w:val="24"/>
              </w:rPr>
            </w:pPr>
            <w:r>
              <w:rPr>
                <w:b/>
                <w:sz w:val="24"/>
              </w:rPr>
              <w:t xml:space="preserve"> </w:t>
            </w:r>
            <w:r>
              <w:rPr>
                <w:rFonts w:hint="eastAsia"/>
                <w:b/>
                <w:sz w:val="24"/>
              </w:rPr>
              <w:t>其他建议：</w:t>
            </w:r>
          </w:p>
          <w:p w14:paraId="3E4E2D93" w14:textId="77777777" w:rsidR="000A08A7" w:rsidRDefault="000A08A7">
            <w:pPr>
              <w:spacing w:beforeLines="50" w:before="156"/>
              <w:rPr>
                <w:b/>
                <w:sz w:val="24"/>
              </w:rPr>
            </w:pPr>
          </w:p>
          <w:p w14:paraId="5837337F" w14:textId="77777777" w:rsidR="000A08A7" w:rsidRDefault="000A08A7">
            <w:pPr>
              <w:spacing w:beforeLines="50" w:before="156"/>
              <w:ind w:firstLineChars="1127" w:firstLine="2715"/>
              <w:rPr>
                <w:b/>
                <w:sz w:val="24"/>
              </w:rPr>
            </w:pPr>
          </w:p>
          <w:p w14:paraId="58BF79D5" w14:textId="77777777" w:rsidR="000A08A7" w:rsidRDefault="000A08A7">
            <w:pPr>
              <w:ind w:firstLineChars="1300" w:firstLine="3132"/>
              <w:rPr>
                <w:b/>
                <w:sz w:val="24"/>
              </w:rPr>
            </w:pPr>
          </w:p>
          <w:p w14:paraId="44B1D365" w14:textId="77777777" w:rsidR="000A08A7" w:rsidRDefault="00000000">
            <w:pPr>
              <w:ind w:firstLineChars="2550" w:firstLine="6120"/>
              <w:rPr>
                <w:sz w:val="24"/>
              </w:rPr>
            </w:pPr>
            <w:r>
              <w:rPr>
                <w:rFonts w:hint="eastAsia"/>
                <w:sz w:val="24"/>
              </w:rPr>
              <w:t>组长签字：</w:t>
            </w:r>
            <w:r>
              <w:rPr>
                <w:rFonts w:hint="eastAsia"/>
                <w:sz w:val="24"/>
              </w:rPr>
              <w:t xml:space="preserve">          </w:t>
            </w:r>
          </w:p>
          <w:p w14:paraId="75079C8F" w14:textId="77777777" w:rsidR="000A08A7" w:rsidRDefault="00000000">
            <w:pPr>
              <w:spacing w:beforeLines="50" w:before="156"/>
              <w:rPr>
                <w:b/>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0A08A7" w14:paraId="11F495A5" w14:textId="77777777">
        <w:trPr>
          <w:trHeight w:val="2943"/>
          <w:jc w:val="center"/>
        </w:trPr>
        <w:tc>
          <w:tcPr>
            <w:tcW w:w="9242" w:type="dxa"/>
            <w:gridSpan w:val="11"/>
          </w:tcPr>
          <w:p w14:paraId="7772E2E5" w14:textId="77777777" w:rsidR="000A08A7" w:rsidRDefault="00000000">
            <w:pPr>
              <w:spacing w:beforeLines="50" w:before="156"/>
              <w:rPr>
                <w:sz w:val="28"/>
                <w:szCs w:val="28"/>
              </w:rPr>
            </w:pPr>
            <w:r>
              <w:rPr>
                <w:rFonts w:hint="eastAsia"/>
                <w:b/>
                <w:sz w:val="28"/>
                <w:szCs w:val="28"/>
              </w:rPr>
              <w:t>十、学院专家委员会意见：</w:t>
            </w:r>
          </w:p>
          <w:p w14:paraId="0D776A46" w14:textId="77777777" w:rsidR="000A08A7" w:rsidRDefault="000A08A7">
            <w:pPr>
              <w:rPr>
                <w:sz w:val="24"/>
              </w:rPr>
            </w:pPr>
          </w:p>
          <w:p w14:paraId="3934B54E" w14:textId="77777777" w:rsidR="000A08A7" w:rsidRDefault="000A08A7">
            <w:pPr>
              <w:rPr>
                <w:sz w:val="24"/>
              </w:rPr>
            </w:pPr>
          </w:p>
          <w:p w14:paraId="361C3BD1" w14:textId="77777777" w:rsidR="000A08A7" w:rsidRDefault="000A08A7">
            <w:pPr>
              <w:rPr>
                <w:sz w:val="24"/>
              </w:rPr>
            </w:pPr>
          </w:p>
          <w:p w14:paraId="742F8987" w14:textId="77777777" w:rsidR="000A08A7" w:rsidRDefault="000A08A7">
            <w:pPr>
              <w:rPr>
                <w:sz w:val="24"/>
              </w:rPr>
            </w:pPr>
          </w:p>
          <w:p w14:paraId="5EBC009E" w14:textId="77777777" w:rsidR="000A08A7" w:rsidRDefault="000A08A7">
            <w:pPr>
              <w:rPr>
                <w:sz w:val="24"/>
              </w:rPr>
            </w:pPr>
          </w:p>
          <w:p w14:paraId="6D70A1E9" w14:textId="77777777" w:rsidR="000A08A7" w:rsidRDefault="000A08A7">
            <w:pPr>
              <w:rPr>
                <w:sz w:val="24"/>
              </w:rPr>
            </w:pPr>
          </w:p>
          <w:p w14:paraId="150052CC" w14:textId="77777777" w:rsidR="000A08A7" w:rsidRDefault="000A08A7">
            <w:pPr>
              <w:snapToGrid w:val="0"/>
              <w:rPr>
                <w:rFonts w:ascii="宋体" w:hAnsi="宋体" w:hint="eastAsia"/>
                <w:sz w:val="24"/>
              </w:rPr>
            </w:pPr>
          </w:p>
          <w:p w14:paraId="487505FE" w14:textId="77777777" w:rsidR="000A08A7" w:rsidRDefault="00000000">
            <w:pPr>
              <w:snapToGrid w:val="0"/>
              <w:jc w:val="center"/>
              <w:rPr>
                <w:rFonts w:ascii="宋体" w:hAnsi="宋体" w:hint="eastAsia"/>
                <w:sz w:val="24"/>
              </w:rPr>
            </w:pPr>
            <w:r>
              <w:rPr>
                <w:rFonts w:ascii="宋体" w:hAnsi="宋体" w:hint="eastAsia"/>
                <w:sz w:val="24"/>
              </w:rPr>
              <w:t xml:space="preserve">                           负责人签字：        学院盖章 </w:t>
            </w:r>
          </w:p>
          <w:p w14:paraId="4C73CFB8" w14:textId="77777777" w:rsidR="000A08A7" w:rsidRDefault="00000000">
            <w:pPr>
              <w:jc w:val="right"/>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0A08A7" w14:paraId="4A823D5F" w14:textId="77777777">
        <w:trPr>
          <w:trHeight w:val="2943"/>
          <w:jc w:val="center"/>
        </w:trPr>
        <w:tc>
          <w:tcPr>
            <w:tcW w:w="9242" w:type="dxa"/>
            <w:gridSpan w:val="11"/>
          </w:tcPr>
          <w:p w14:paraId="6F1D9F93" w14:textId="77777777" w:rsidR="000A08A7" w:rsidRDefault="00000000">
            <w:pPr>
              <w:spacing w:beforeLines="50" w:before="156"/>
              <w:rPr>
                <w:b/>
                <w:sz w:val="24"/>
              </w:rPr>
            </w:pPr>
            <w:r>
              <w:rPr>
                <w:rFonts w:hint="eastAsia"/>
                <w:b/>
                <w:sz w:val="24"/>
              </w:rPr>
              <w:t>十一、学校意见：</w:t>
            </w:r>
          </w:p>
          <w:p w14:paraId="5E7FB2ED" w14:textId="77777777" w:rsidR="000A08A7" w:rsidRDefault="000A08A7">
            <w:pPr>
              <w:spacing w:beforeLines="50" w:before="156"/>
              <w:rPr>
                <w:b/>
                <w:sz w:val="24"/>
              </w:rPr>
            </w:pPr>
          </w:p>
          <w:p w14:paraId="640016EC" w14:textId="77777777" w:rsidR="000A08A7" w:rsidRDefault="000A08A7">
            <w:pPr>
              <w:spacing w:beforeLines="50" w:before="156"/>
              <w:rPr>
                <w:b/>
                <w:sz w:val="24"/>
              </w:rPr>
            </w:pPr>
          </w:p>
          <w:p w14:paraId="727C39FE" w14:textId="77777777" w:rsidR="000A08A7" w:rsidRDefault="000A08A7">
            <w:pPr>
              <w:spacing w:beforeLines="50" w:before="156"/>
              <w:rPr>
                <w:b/>
                <w:sz w:val="24"/>
              </w:rPr>
            </w:pPr>
          </w:p>
          <w:p w14:paraId="22C9B272" w14:textId="77777777" w:rsidR="000A08A7" w:rsidRDefault="000A08A7">
            <w:pPr>
              <w:spacing w:beforeLines="50" w:before="156"/>
              <w:rPr>
                <w:b/>
                <w:sz w:val="24"/>
              </w:rPr>
            </w:pPr>
          </w:p>
          <w:p w14:paraId="2ECF8BEB" w14:textId="77777777" w:rsidR="000A08A7" w:rsidRDefault="00000000">
            <w:pPr>
              <w:spacing w:line="240" w:lineRule="atLeast"/>
              <w:rPr>
                <w:rFonts w:ascii="FangSong_GB2312" w:eastAsia="FangSong_GB2312" w:hAnsi="宋体" w:hint="eastAsia"/>
              </w:rPr>
            </w:pPr>
            <w:r>
              <w:rPr>
                <w:rFonts w:hint="eastAsia"/>
                <w:b/>
                <w:sz w:val="24"/>
              </w:rPr>
              <w:t xml:space="preserve">                       </w:t>
            </w:r>
            <w:r>
              <w:rPr>
                <w:rFonts w:ascii="宋体" w:hAnsi="宋体" w:hint="eastAsia"/>
                <w:sz w:val="24"/>
              </w:rPr>
              <w:t>主管校长签字（盖章）：</w:t>
            </w:r>
            <w:r>
              <w:rPr>
                <w:rFonts w:ascii="宋体" w:hAnsi="宋体"/>
                <w:sz w:val="24"/>
              </w:rPr>
              <w:t xml:space="preserve">        </w:t>
            </w:r>
            <w:r>
              <w:rPr>
                <w:rFonts w:ascii="宋体" w:hAnsi="宋体" w:hint="eastAsia"/>
                <w:sz w:val="24"/>
              </w:rPr>
              <w:t>长春工业大学（盖章）</w:t>
            </w:r>
          </w:p>
          <w:p w14:paraId="6B377B4E" w14:textId="77777777" w:rsidR="000A08A7" w:rsidRDefault="00000000">
            <w:pPr>
              <w:snapToGrid w:val="0"/>
              <w:jc w:val="center"/>
              <w:rPr>
                <w:b/>
                <w:sz w:val="24"/>
              </w:rPr>
            </w:pPr>
            <w:r>
              <w:rPr>
                <w:rFonts w:ascii="FangSong_GB2312" w:eastAsia="FangSong_GB2312" w:hAnsi="宋体"/>
              </w:rPr>
              <w:t xml:space="preserve">                    </w:t>
            </w:r>
            <w:r>
              <w:rPr>
                <w:rFonts w:hint="eastAsia"/>
                <w:b/>
                <w:sz w:val="24"/>
              </w:rPr>
              <w:t xml:space="preserve">             </w:t>
            </w:r>
            <w:r>
              <w:rPr>
                <w:rFonts w:ascii="宋体" w:hAnsi="宋体" w:hint="eastAsia"/>
                <w:sz w:val="24"/>
              </w:rPr>
              <w:t xml:space="preserve">   </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01793DDB" w14:textId="5E2737D5" w:rsidR="000A08A7" w:rsidRDefault="000A08A7"/>
    <w:sectPr w:rsidR="000A08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华文楷体">
    <w:altName w:val="STKaiti"/>
    <w:panose1 w:val="02010600040101010101"/>
    <w:charset w:val="86"/>
    <w:family w:val="auto"/>
    <w:pitch w:val="variable"/>
    <w:sig w:usb0="00000287" w:usb1="080F0000" w:usb2="00000010" w:usb3="00000000" w:csb0="0004009F" w:csb1="00000000"/>
  </w:font>
  <w:font w:name="楷体">
    <w:altName w:val="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5A5BFE"/>
    <w:multiLevelType w:val="singleLevel"/>
    <w:tmpl w:val="885A5BFE"/>
    <w:lvl w:ilvl="0">
      <w:start w:val="4"/>
      <w:numFmt w:val="chineseCounting"/>
      <w:suff w:val="nothing"/>
      <w:lvlText w:val="%1、"/>
      <w:lvlJc w:val="left"/>
      <w:rPr>
        <w:rFonts w:hint="eastAsia"/>
      </w:rPr>
    </w:lvl>
  </w:abstractNum>
  <w:abstractNum w:abstractNumId="1" w15:restartNumberingAfterBreak="0">
    <w:nsid w:val="E872EE65"/>
    <w:multiLevelType w:val="singleLevel"/>
    <w:tmpl w:val="E872EE65"/>
    <w:lvl w:ilvl="0">
      <w:start w:val="2"/>
      <w:numFmt w:val="decimal"/>
      <w:suff w:val="space"/>
      <w:lvlText w:val="%1."/>
      <w:lvlJc w:val="left"/>
      <w:pPr>
        <w:ind w:left="360" w:firstLine="0"/>
      </w:pPr>
    </w:lvl>
  </w:abstractNum>
  <w:abstractNum w:abstractNumId="2" w15:restartNumberingAfterBreak="0">
    <w:nsid w:val="007F3810"/>
    <w:multiLevelType w:val="multilevel"/>
    <w:tmpl w:val="DCA4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4A1413"/>
    <w:multiLevelType w:val="hybridMultilevel"/>
    <w:tmpl w:val="A29CE80A"/>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E0B66A8"/>
    <w:multiLevelType w:val="multilevel"/>
    <w:tmpl w:val="13C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9433B0"/>
    <w:multiLevelType w:val="multilevel"/>
    <w:tmpl w:val="497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A02C69"/>
    <w:multiLevelType w:val="multilevel"/>
    <w:tmpl w:val="0226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173CF1"/>
    <w:multiLevelType w:val="multilevel"/>
    <w:tmpl w:val="3A6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6E20AF"/>
    <w:multiLevelType w:val="multilevel"/>
    <w:tmpl w:val="2C6E20AF"/>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2D28138E"/>
    <w:multiLevelType w:val="multilevel"/>
    <w:tmpl w:val="D362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C50F5"/>
    <w:multiLevelType w:val="multilevel"/>
    <w:tmpl w:val="151C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6C00BA"/>
    <w:multiLevelType w:val="multilevel"/>
    <w:tmpl w:val="49B4ECE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915D9"/>
    <w:multiLevelType w:val="multilevel"/>
    <w:tmpl w:val="CE1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434EC2"/>
    <w:multiLevelType w:val="multilevel"/>
    <w:tmpl w:val="3E434EC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15:restartNumberingAfterBreak="0">
    <w:nsid w:val="3F0F57F2"/>
    <w:multiLevelType w:val="hybridMultilevel"/>
    <w:tmpl w:val="7256EF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35A265C"/>
    <w:multiLevelType w:val="multilevel"/>
    <w:tmpl w:val="49B4EC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E1A1B"/>
    <w:multiLevelType w:val="multilevel"/>
    <w:tmpl w:val="8A3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0481C"/>
    <w:multiLevelType w:val="hybridMultilevel"/>
    <w:tmpl w:val="3ED87562"/>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4CFE767D"/>
    <w:multiLevelType w:val="multilevel"/>
    <w:tmpl w:val="D60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D47DF9"/>
    <w:multiLevelType w:val="multilevel"/>
    <w:tmpl w:val="4DD47DF9"/>
    <w:lvl w:ilvl="0">
      <w:start w:val="1"/>
      <w:numFmt w:val="japaneseCounting"/>
      <w:lvlText w:val="%1、"/>
      <w:lvlJc w:val="left"/>
      <w:pPr>
        <w:ind w:left="500" w:hanging="50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4E473309"/>
    <w:multiLevelType w:val="multilevel"/>
    <w:tmpl w:val="349C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BB0FB5"/>
    <w:multiLevelType w:val="multilevel"/>
    <w:tmpl w:val="4DD47DF9"/>
    <w:lvl w:ilvl="0">
      <w:start w:val="1"/>
      <w:numFmt w:val="japaneseCounting"/>
      <w:lvlText w:val="%1、"/>
      <w:lvlJc w:val="left"/>
      <w:pPr>
        <w:ind w:left="500" w:hanging="500"/>
      </w:pPr>
      <w:rPr>
        <w:rFonts w:hint="default"/>
      </w:rPr>
    </w:lvl>
    <w:lvl w:ilvl="1">
      <w:start w:val="1"/>
      <w:numFmt w:val="lowerLetter"/>
      <w:lvlText w:val="%2)"/>
      <w:lvlJc w:val="left"/>
      <w:pPr>
        <w:ind w:left="880" w:hanging="440"/>
      </w:pPr>
      <w:rPr>
        <w:rFonts w:hint="default"/>
        <w:sz w:val="20"/>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5EC2738B"/>
    <w:multiLevelType w:val="multilevel"/>
    <w:tmpl w:val="BF4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F56F6"/>
    <w:multiLevelType w:val="multilevel"/>
    <w:tmpl w:val="693F56F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709E3030"/>
    <w:multiLevelType w:val="hybridMultilevel"/>
    <w:tmpl w:val="B180FD7A"/>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5" w15:restartNumberingAfterBreak="0">
    <w:nsid w:val="7CCF642C"/>
    <w:multiLevelType w:val="hybridMultilevel"/>
    <w:tmpl w:val="90220520"/>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6" w15:restartNumberingAfterBreak="0">
    <w:nsid w:val="7D1D0D95"/>
    <w:multiLevelType w:val="multilevel"/>
    <w:tmpl w:val="7D1D0D9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714932898">
    <w:abstractNumId w:val="19"/>
  </w:num>
  <w:num w:numId="2" w16cid:durableId="1119111351">
    <w:abstractNumId w:val="13"/>
  </w:num>
  <w:num w:numId="3" w16cid:durableId="759762806">
    <w:abstractNumId w:val="21"/>
  </w:num>
  <w:num w:numId="4" w16cid:durableId="2024235903">
    <w:abstractNumId w:val="23"/>
  </w:num>
  <w:num w:numId="5" w16cid:durableId="568419306">
    <w:abstractNumId w:val="8"/>
  </w:num>
  <w:num w:numId="6" w16cid:durableId="1440567985">
    <w:abstractNumId w:val="0"/>
  </w:num>
  <w:num w:numId="7" w16cid:durableId="1541479498">
    <w:abstractNumId w:val="26"/>
  </w:num>
  <w:num w:numId="8" w16cid:durableId="660355927">
    <w:abstractNumId w:val="1"/>
  </w:num>
  <w:num w:numId="9" w16cid:durableId="1517234093">
    <w:abstractNumId w:val="22"/>
  </w:num>
  <w:num w:numId="10" w16cid:durableId="572475200">
    <w:abstractNumId w:val="16"/>
  </w:num>
  <w:num w:numId="11" w16cid:durableId="598803556">
    <w:abstractNumId w:val="9"/>
  </w:num>
  <w:num w:numId="12" w16cid:durableId="921329307">
    <w:abstractNumId w:val="5"/>
  </w:num>
  <w:num w:numId="13" w16cid:durableId="1781145059">
    <w:abstractNumId w:val="6"/>
  </w:num>
  <w:num w:numId="14" w16cid:durableId="9844392">
    <w:abstractNumId w:val="20"/>
  </w:num>
  <w:num w:numId="15" w16cid:durableId="1322344061">
    <w:abstractNumId w:val="15"/>
  </w:num>
  <w:num w:numId="16" w16cid:durableId="1767922413">
    <w:abstractNumId w:val="24"/>
  </w:num>
  <w:num w:numId="17" w16cid:durableId="1518689666">
    <w:abstractNumId w:val="18"/>
  </w:num>
  <w:num w:numId="18" w16cid:durableId="801310550">
    <w:abstractNumId w:val="2"/>
  </w:num>
  <w:num w:numId="19" w16cid:durableId="1300921869">
    <w:abstractNumId w:val="4"/>
  </w:num>
  <w:num w:numId="20" w16cid:durableId="1442186144">
    <w:abstractNumId w:val="7"/>
  </w:num>
  <w:num w:numId="21" w16cid:durableId="537162113">
    <w:abstractNumId w:val="10"/>
  </w:num>
  <w:num w:numId="22" w16cid:durableId="517160662">
    <w:abstractNumId w:val="12"/>
  </w:num>
  <w:num w:numId="23" w16cid:durableId="1946616819">
    <w:abstractNumId w:val="11"/>
  </w:num>
  <w:num w:numId="24" w16cid:durableId="1446005099">
    <w:abstractNumId w:val="17"/>
  </w:num>
  <w:num w:numId="25" w16cid:durableId="1597059358">
    <w:abstractNumId w:val="3"/>
  </w:num>
  <w:num w:numId="26" w16cid:durableId="671562908">
    <w:abstractNumId w:val="25"/>
  </w:num>
  <w:num w:numId="27" w16cid:durableId="183548843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帅比 唐">
    <w15:presenceInfo w15:providerId="Windows Live" w15:userId="e88baed8bb3b87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E3MTAxODNiMjM4YzU5MzRmNTU4NDNjODk4NjNlMGEifQ=="/>
  </w:docVars>
  <w:rsids>
    <w:rsidRoot w:val="41D64CF8"/>
    <w:rsid w:val="00003309"/>
    <w:rsid w:val="000653BD"/>
    <w:rsid w:val="000A08A7"/>
    <w:rsid w:val="000D34DB"/>
    <w:rsid w:val="001200E4"/>
    <w:rsid w:val="0013131A"/>
    <w:rsid w:val="00173B4C"/>
    <w:rsid w:val="00176EC5"/>
    <w:rsid w:val="001B720E"/>
    <w:rsid w:val="003612CF"/>
    <w:rsid w:val="00437339"/>
    <w:rsid w:val="00446524"/>
    <w:rsid w:val="005B2469"/>
    <w:rsid w:val="00606595"/>
    <w:rsid w:val="0071727C"/>
    <w:rsid w:val="007453B6"/>
    <w:rsid w:val="00773D44"/>
    <w:rsid w:val="007F4DFD"/>
    <w:rsid w:val="00832064"/>
    <w:rsid w:val="00845E42"/>
    <w:rsid w:val="00851E67"/>
    <w:rsid w:val="00867ED3"/>
    <w:rsid w:val="00872066"/>
    <w:rsid w:val="008802AB"/>
    <w:rsid w:val="00907A3D"/>
    <w:rsid w:val="00943BF5"/>
    <w:rsid w:val="00954A84"/>
    <w:rsid w:val="00AF5A77"/>
    <w:rsid w:val="00B339D7"/>
    <w:rsid w:val="00B36E91"/>
    <w:rsid w:val="00B65F94"/>
    <w:rsid w:val="00B96DF0"/>
    <w:rsid w:val="00BC5D70"/>
    <w:rsid w:val="00C6670E"/>
    <w:rsid w:val="00D94CFF"/>
    <w:rsid w:val="00DA27CA"/>
    <w:rsid w:val="00E3158E"/>
    <w:rsid w:val="00F34925"/>
    <w:rsid w:val="00F71028"/>
    <w:rsid w:val="01F17AA5"/>
    <w:rsid w:val="0946699E"/>
    <w:rsid w:val="0AB07C42"/>
    <w:rsid w:val="0BE2411B"/>
    <w:rsid w:val="0DBF4B4E"/>
    <w:rsid w:val="0F9B398D"/>
    <w:rsid w:val="23D3412A"/>
    <w:rsid w:val="2BF37734"/>
    <w:rsid w:val="2D6F134E"/>
    <w:rsid w:val="3E0F3A5D"/>
    <w:rsid w:val="41D64CF8"/>
    <w:rsid w:val="4B372E2C"/>
    <w:rsid w:val="5F927FF4"/>
    <w:rsid w:val="6DDA1504"/>
    <w:rsid w:val="6E7D0905"/>
    <w:rsid w:val="6F912DCA"/>
    <w:rsid w:val="78E823BF"/>
    <w:rsid w:val="7D415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F06EB"/>
  <w15:docId w15:val="{9137941B-0171-4B23-94F8-27A3C0F9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character" w:customStyle="1" w:styleId="a6">
    <w:name w:val="页眉 字符"/>
    <w:basedOn w:val="a0"/>
    <w:link w:val="a5"/>
    <w:rPr>
      <w:rFonts w:ascii="Times New Roman" w:eastAsia="宋体" w:hAnsi="Times New Roman" w:cs="Times New Roman"/>
      <w:kern w:val="2"/>
      <w:sz w:val="18"/>
      <w:szCs w:val="18"/>
    </w:rPr>
  </w:style>
  <w:style w:type="character" w:customStyle="1" w:styleId="a4">
    <w:name w:val="页脚 字符"/>
    <w:basedOn w:val="a0"/>
    <w:link w:val="a3"/>
    <w:qFormat/>
    <w:rPr>
      <w:rFonts w:ascii="Times New Roman" w:eastAsia="宋体" w:hAnsi="Times New Roman" w:cs="Times New Roman"/>
      <w:kern w:val="2"/>
      <w:sz w:val="18"/>
      <w:szCs w:val="18"/>
    </w:rPr>
  </w:style>
  <w:style w:type="paragraph" w:styleId="a7">
    <w:name w:val="List Paragraph"/>
    <w:basedOn w:val="a"/>
    <w:uiPriority w:val="99"/>
    <w:unhideWhenUsed/>
    <w:qFormat/>
    <w:pPr>
      <w:ind w:firstLineChars="200" w:firstLine="420"/>
    </w:p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character" w:customStyle="1" w:styleId="30">
    <w:name w:val="标题 3 字符"/>
    <w:basedOn w:val="a0"/>
    <w:link w:val="3"/>
    <w:semiHidden/>
    <w:qFormat/>
    <w:rPr>
      <w:rFonts w:ascii="Times New Roman" w:eastAsia="宋体" w:hAnsi="Times New Roman" w:cs="Times New Roman"/>
      <w:b/>
      <w:bCs/>
      <w:kern w:val="2"/>
      <w:sz w:val="32"/>
      <w:szCs w:val="32"/>
    </w:rPr>
  </w:style>
  <w:style w:type="paragraph" w:styleId="a8">
    <w:name w:val="Revision"/>
    <w:hidden/>
    <w:uiPriority w:val="99"/>
    <w:unhideWhenUsed/>
    <w:rsid w:val="00D94CFF"/>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3562">
      <w:bodyDiv w:val="1"/>
      <w:marLeft w:val="0"/>
      <w:marRight w:val="0"/>
      <w:marTop w:val="0"/>
      <w:marBottom w:val="0"/>
      <w:divBdr>
        <w:top w:val="none" w:sz="0" w:space="0" w:color="auto"/>
        <w:left w:val="none" w:sz="0" w:space="0" w:color="auto"/>
        <w:bottom w:val="none" w:sz="0" w:space="0" w:color="auto"/>
        <w:right w:val="none" w:sz="0" w:space="0" w:color="auto"/>
      </w:divBdr>
    </w:div>
    <w:div w:id="334920164">
      <w:bodyDiv w:val="1"/>
      <w:marLeft w:val="0"/>
      <w:marRight w:val="0"/>
      <w:marTop w:val="0"/>
      <w:marBottom w:val="0"/>
      <w:divBdr>
        <w:top w:val="none" w:sz="0" w:space="0" w:color="auto"/>
        <w:left w:val="none" w:sz="0" w:space="0" w:color="auto"/>
        <w:bottom w:val="none" w:sz="0" w:space="0" w:color="auto"/>
        <w:right w:val="none" w:sz="0" w:space="0" w:color="auto"/>
      </w:divBdr>
    </w:div>
    <w:div w:id="407777401">
      <w:bodyDiv w:val="1"/>
      <w:marLeft w:val="0"/>
      <w:marRight w:val="0"/>
      <w:marTop w:val="0"/>
      <w:marBottom w:val="0"/>
      <w:divBdr>
        <w:top w:val="none" w:sz="0" w:space="0" w:color="auto"/>
        <w:left w:val="none" w:sz="0" w:space="0" w:color="auto"/>
        <w:bottom w:val="none" w:sz="0" w:space="0" w:color="auto"/>
        <w:right w:val="none" w:sz="0" w:space="0" w:color="auto"/>
      </w:divBdr>
    </w:div>
    <w:div w:id="645670223">
      <w:bodyDiv w:val="1"/>
      <w:marLeft w:val="0"/>
      <w:marRight w:val="0"/>
      <w:marTop w:val="0"/>
      <w:marBottom w:val="0"/>
      <w:divBdr>
        <w:top w:val="none" w:sz="0" w:space="0" w:color="auto"/>
        <w:left w:val="none" w:sz="0" w:space="0" w:color="auto"/>
        <w:bottom w:val="none" w:sz="0" w:space="0" w:color="auto"/>
        <w:right w:val="none" w:sz="0" w:space="0" w:color="auto"/>
      </w:divBdr>
    </w:div>
    <w:div w:id="785122909">
      <w:bodyDiv w:val="1"/>
      <w:marLeft w:val="0"/>
      <w:marRight w:val="0"/>
      <w:marTop w:val="0"/>
      <w:marBottom w:val="0"/>
      <w:divBdr>
        <w:top w:val="none" w:sz="0" w:space="0" w:color="auto"/>
        <w:left w:val="none" w:sz="0" w:space="0" w:color="auto"/>
        <w:bottom w:val="none" w:sz="0" w:space="0" w:color="auto"/>
        <w:right w:val="none" w:sz="0" w:space="0" w:color="auto"/>
      </w:divBdr>
    </w:div>
    <w:div w:id="1005785333">
      <w:bodyDiv w:val="1"/>
      <w:marLeft w:val="0"/>
      <w:marRight w:val="0"/>
      <w:marTop w:val="0"/>
      <w:marBottom w:val="0"/>
      <w:divBdr>
        <w:top w:val="none" w:sz="0" w:space="0" w:color="auto"/>
        <w:left w:val="none" w:sz="0" w:space="0" w:color="auto"/>
        <w:bottom w:val="none" w:sz="0" w:space="0" w:color="auto"/>
        <w:right w:val="none" w:sz="0" w:space="0" w:color="auto"/>
      </w:divBdr>
    </w:div>
    <w:div w:id="1218126914">
      <w:bodyDiv w:val="1"/>
      <w:marLeft w:val="0"/>
      <w:marRight w:val="0"/>
      <w:marTop w:val="0"/>
      <w:marBottom w:val="0"/>
      <w:divBdr>
        <w:top w:val="none" w:sz="0" w:space="0" w:color="auto"/>
        <w:left w:val="none" w:sz="0" w:space="0" w:color="auto"/>
        <w:bottom w:val="none" w:sz="0" w:space="0" w:color="auto"/>
        <w:right w:val="none" w:sz="0" w:space="0" w:color="auto"/>
      </w:divBdr>
    </w:div>
    <w:div w:id="1402605811">
      <w:bodyDiv w:val="1"/>
      <w:marLeft w:val="0"/>
      <w:marRight w:val="0"/>
      <w:marTop w:val="0"/>
      <w:marBottom w:val="0"/>
      <w:divBdr>
        <w:top w:val="none" w:sz="0" w:space="0" w:color="auto"/>
        <w:left w:val="none" w:sz="0" w:space="0" w:color="auto"/>
        <w:bottom w:val="none" w:sz="0" w:space="0" w:color="auto"/>
        <w:right w:val="none" w:sz="0" w:space="0" w:color="auto"/>
      </w:divBdr>
    </w:div>
    <w:div w:id="1562254716">
      <w:bodyDiv w:val="1"/>
      <w:marLeft w:val="0"/>
      <w:marRight w:val="0"/>
      <w:marTop w:val="0"/>
      <w:marBottom w:val="0"/>
      <w:divBdr>
        <w:top w:val="none" w:sz="0" w:space="0" w:color="auto"/>
        <w:left w:val="none" w:sz="0" w:space="0" w:color="auto"/>
        <w:bottom w:val="none" w:sz="0" w:space="0" w:color="auto"/>
        <w:right w:val="none" w:sz="0" w:space="0" w:color="auto"/>
      </w:divBdr>
    </w:div>
    <w:div w:id="1578593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14</Pages>
  <Words>4329</Words>
  <Characters>4417</Characters>
  <Application>Microsoft Office Word</Application>
  <DocSecurity>0</DocSecurity>
  <Lines>339</Lines>
  <Paragraphs>273</Paragraphs>
  <ScaleCrop>false</ScaleCrop>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白羊</dc:creator>
  <cp:lastModifiedBy>帅比 唐</cp:lastModifiedBy>
  <cp:revision>8</cp:revision>
  <dcterms:created xsi:type="dcterms:W3CDTF">2025-05-21T08:42:00Z</dcterms:created>
  <dcterms:modified xsi:type="dcterms:W3CDTF">2025-05-25T05:24:00Z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05A651D4564D4D6CA6CE401BC10B8696_13</vt:lpwstr>
  </property>
  <property fmtid="{D5CDD505-2E9C-101B-9397-08002B2CF9AE}" pid="4" name="KSOTemplateDocerSaveRecord">
    <vt:lpwstr>eyJoZGlkIjoiODhjMWU5YmRlMGMxODVmMGRkNTBhOTI1YjI1MjEyNzgiLCJ1c2VySWQiOiI1OTI2Mzk2MzQifQ==</vt:lpwstr>
  </property>
</Properties>
</file>